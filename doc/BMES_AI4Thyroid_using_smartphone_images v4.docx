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0.2 -->
  <w:body>
    <w:p w:rsidR="00B6153E" w:rsidRPr="000D4B9F" w:rsidP="004B6970" w14:paraId="11D312DB" w14:textId="7A6F4289">
      <w:pPr>
        <w:pStyle w:val="uTASPaperTitle"/>
        <w:suppressAutoHyphens/>
        <w:ind w:firstLine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Explainable AI </w:t>
      </w:r>
      <w:r w:rsidRPr="00232979" w:rsidR="00232979">
        <w:rPr>
          <w:sz w:val="22"/>
          <w:szCs w:val="22"/>
        </w:rPr>
        <w:t>for Thyroid Cancer D</w:t>
      </w:r>
      <w:r w:rsidR="005961B5">
        <w:rPr>
          <w:sz w:val="22"/>
          <w:szCs w:val="22"/>
        </w:rPr>
        <w:t>etection</w:t>
      </w:r>
      <w:r w:rsidRPr="00232979" w:rsidR="00232979">
        <w:rPr>
          <w:sz w:val="22"/>
          <w:szCs w:val="22"/>
        </w:rPr>
        <w:t xml:space="preserve"> </w:t>
      </w:r>
      <w:r w:rsidR="005961B5">
        <w:rPr>
          <w:sz w:val="22"/>
          <w:szCs w:val="22"/>
        </w:rPr>
        <w:t>using</w:t>
      </w:r>
      <w:r w:rsidRPr="00232979" w:rsidR="00232979">
        <w:rPr>
          <w:sz w:val="22"/>
          <w:szCs w:val="22"/>
        </w:rPr>
        <w:t xml:space="preserve"> </w:t>
      </w:r>
      <w:r w:rsidR="00BF1BB6">
        <w:rPr>
          <w:sz w:val="22"/>
          <w:szCs w:val="22"/>
        </w:rPr>
        <w:t xml:space="preserve">Smartphone-captured </w:t>
      </w:r>
      <w:r w:rsidRPr="00232979" w:rsidR="00BF1BB6">
        <w:rPr>
          <w:sz w:val="22"/>
          <w:szCs w:val="22"/>
        </w:rPr>
        <w:t>Cytopathology</w:t>
      </w:r>
      <w:r w:rsidR="00BF1BB6">
        <w:rPr>
          <w:sz w:val="22"/>
          <w:szCs w:val="22"/>
        </w:rPr>
        <w:t xml:space="preserve"> </w:t>
      </w:r>
      <w:r w:rsidRPr="00232979" w:rsidR="00BF1BB6">
        <w:rPr>
          <w:sz w:val="22"/>
          <w:szCs w:val="22"/>
        </w:rPr>
        <w:t>Images</w:t>
      </w:r>
      <w:r w:rsidR="00505127">
        <w:rPr>
          <w:sz w:val="22"/>
          <w:szCs w:val="22"/>
        </w:rPr>
        <w:t xml:space="preserve"> and Multi-Instance Learning</w:t>
      </w:r>
    </w:p>
    <w:p w:rsidR="00B6153E" w:rsidRPr="000D4B9F" w:rsidP="004B6970" w14:paraId="69870EF5" w14:textId="588E4A6C">
      <w:pPr>
        <w:pStyle w:val="uTASAuthors"/>
        <w:suppressAutoHyphens/>
        <w:ind w:firstLine="0"/>
        <w:jc w:val="left"/>
        <w:rPr>
          <w:b w:val="0"/>
          <w:bCs/>
          <w:szCs w:val="22"/>
        </w:rPr>
      </w:pPr>
      <w:r w:rsidRPr="00281994">
        <w:rPr>
          <w:b w:val="0"/>
          <w:bCs/>
          <w:szCs w:val="22"/>
        </w:rPr>
        <w:t xml:space="preserve">Quan Thanh Huynh, </w:t>
      </w:r>
      <w:r w:rsidRPr="00281994">
        <w:rPr>
          <w:b w:val="0"/>
          <w:bCs/>
          <w:szCs w:val="22"/>
        </w:rPr>
        <w:t>Hieu</w:t>
      </w:r>
      <w:r w:rsidRPr="00281994">
        <w:rPr>
          <w:b w:val="0"/>
          <w:bCs/>
          <w:szCs w:val="22"/>
        </w:rPr>
        <w:t xml:space="preserve"> Xuan Le, Lien Tran, Trung Nguyen, Luan Nguyen, Alex Mremi, Daniel Mbwambo, Walter Lee</w:t>
      </w:r>
      <w:r w:rsidRPr="000D4B9F" w:rsidR="00397D02">
        <w:rPr>
          <w:b w:val="0"/>
          <w:bCs/>
          <w:szCs w:val="22"/>
          <w:vertAlign w:val="superscript"/>
        </w:rPr>
        <w:t>1</w:t>
      </w:r>
      <w:r w:rsidR="00397D02">
        <w:rPr>
          <w:b w:val="0"/>
          <w:bCs/>
          <w:szCs w:val="22"/>
          <w:vertAlign w:val="superscript"/>
        </w:rPr>
        <w:t>†</w:t>
      </w:r>
      <w:r w:rsidRPr="00281994">
        <w:rPr>
          <w:b w:val="0"/>
          <w:bCs/>
          <w:szCs w:val="22"/>
        </w:rPr>
        <w:t>, Hoan Thanh Ngo</w:t>
      </w:r>
      <w:r w:rsidR="00397D02">
        <w:rPr>
          <w:b w:val="0"/>
          <w:bCs/>
          <w:szCs w:val="22"/>
          <w:vertAlign w:val="superscript"/>
        </w:rPr>
        <w:t>2</w:t>
      </w:r>
      <w:r w:rsidR="00F6090E">
        <w:rPr>
          <w:b w:val="0"/>
          <w:bCs/>
          <w:szCs w:val="22"/>
          <w:vertAlign w:val="superscript"/>
        </w:rPr>
        <w:t>†</w:t>
      </w:r>
    </w:p>
    <w:p w:rsidR="00397D02" w:rsidRPr="00397D02" w:rsidP="00BD2538" w14:paraId="0FDAE88B" w14:textId="6F182F46">
      <w:pPr>
        <w:pStyle w:val="uTASAffiliations"/>
        <w:suppressAutoHyphens/>
        <w:ind w:firstLine="0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>1</w:t>
      </w:r>
      <w:r>
        <w:rPr>
          <w:sz w:val="22"/>
          <w:szCs w:val="22"/>
        </w:rPr>
        <w:t>Duke University</w:t>
      </w:r>
      <w:r w:rsidR="005E0D91">
        <w:rPr>
          <w:sz w:val="22"/>
          <w:szCs w:val="22"/>
        </w:rPr>
        <w:t xml:space="preserve"> Medical Center</w:t>
      </w:r>
      <w:r>
        <w:rPr>
          <w:sz w:val="22"/>
          <w:szCs w:val="22"/>
        </w:rPr>
        <w:t>, Durham, NC, USA</w:t>
      </w:r>
    </w:p>
    <w:p w:rsidR="00B6153E" w:rsidRPr="000D4B9F" w:rsidP="00BD2538" w14:paraId="5D69960C" w14:textId="6ACB2F1A">
      <w:pPr>
        <w:pStyle w:val="uTASAffiliations"/>
        <w:suppressAutoHyphens/>
        <w:ind w:firstLine="0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>2</w:t>
      </w:r>
      <w:r w:rsidR="00D7663E">
        <w:rPr>
          <w:sz w:val="22"/>
          <w:szCs w:val="22"/>
        </w:rPr>
        <w:t>Florida Southern College, Lakeland, FL, USA</w:t>
      </w:r>
    </w:p>
    <w:p w:rsidR="00B6153E" w:rsidRPr="000D4B9F" w:rsidP="00AC2B64" w14:paraId="36AE3E93" w14:textId="77777777">
      <w:pPr>
        <w:suppressAutoHyphens/>
        <w:ind w:firstLine="360"/>
        <w:rPr>
          <w:sz w:val="22"/>
          <w:szCs w:val="22"/>
        </w:rPr>
      </w:pPr>
    </w:p>
    <w:p w:rsidR="00C76B07" w:rsidRPr="000D4B9F" w:rsidP="006224BF" w14:paraId="6A1242F2" w14:textId="7F16BFFA">
      <w:pPr>
        <w:ind w:firstLine="0"/>
        <w:rPr>
          <w:sz w:val="22"/>
          <w:szCs w:val="22"/>
        </w:rPr>
      </w:pPr>
      <w:r w:rsidRPr="000D4B9F">
        <w:rPr>
          <w:sz w:val="22"/>
          <w:szCs w:val="22"/>
        </w:rPr>
        <w:t xml:space="preserve">We report </w:t>
      </w:r>
      <w:r w:rsidR="00C864B5">
        <w:rPr>
          <w:sz w:val="22"/>
          <w:szCs w:val="22"/>
        </w:rPr>
        <w:t>an</w:t>
      </w:r>
      <w:r w:rsidR="00F4674A">
        <w:rPr>
          <w:sz w:val="22"/>
          <w:szCs w:val="22"/>
        </w:rPr>
        <w:t xml:space="preserve"> explainable</w:t>
      </w:r>
      <w:r w:rsidR="00C864B5">
        <w:rPr>
          <w:sz w:val="22"/>
          <w:szCs w:val="22"/>
        </w:rPr>
        <w:t xml:space="preserve"> AI model for </w:t>
      </w:r>
      <w:r w:rsidR="00911C6B">
        <w:rPr>
          <w:sz w:val="22"/>
          <w:szCs w:val="22"/>
        </w:rPr>
        <w:t>thyroid cancer</w:t>
      </w:r>
      <w:r w:rsidR="006D45A9">
        <w:rPr>
          <w:sz w:val="22"/>
          <w:szCs w:val="22"/>
        </w:rPr>
        <w:t xml:space="preserve"> detection</w:t>
      </w:r>
      <w:r w:rsidR="00911C6B">
        <w:rPr>
          <w:sz w:val="22"/>
          <w:szCs w:val="22"/>
        </w:rPr>
        <w:t xml:space="preserve"> </w:t>
      </w:r>
      <w:r w:rsidR="00F4674A">
        <w:rPr>
          <w:sz w:val="22"/>
          <w:szCs w:val="22"/>
        </w:rPr>
        <w:t>using multi-instance learning and cytopathology images captured by smartphone</w:t>
      </w:r>
      <w:r w:rsidRPr="000D4B9F">
        <w:rPr>
          <w:sz w:val="22"/>
          <w:szCs w:val="22"/>
        </w:rPr>
        <w:t>.</w:t>
      </w:r>
    </w:p>
    <w:p w:rsidR="006224BF" w:rsidP="00C12517" w14:paraId="7A2528D5" w14:textId="77777777">
      <w:pPr>
        <w:pStyle w:val="uTASHeaders"/>
        <w:suppressAutoHyphens/>
        <w:rPr>
          <w:sz w:val="22"/>
          <w:szCs w:val="22"/>
        </w:rPr>
      </w:pPr>
    </w:p>
    <w:p w:rsidR="0034563A" w:rsidRPr="004F5D2A" w:rsidP="006F1897" w14:paraId="1294DAD1" w14:textId="15D3DEDA">
      <w:pPr>
        <w:pStyle w:val="uTASHeaders"/>
        <w:suppressAutoHyphens/>
        <w:rPr>
          <w:b w:val="0"/>
          <w:bCs/>
          <w:sz w:val="22"/>
          <w:szCs w:val="22"/>
        </w:rPr>
      </w:pPr>
      <w:r w:rsidRPr="000D4B9F">
        <w:rPr>
          <w:sz w:val="22"/>
          <w:szCs w:val="22"/>
        </w:rPr>
        <w:t>Introduction</w:t>
      </w:r>
      <w:r w:rsidR="004F5D2A">
        <w:rPr>
          <w:sz w:val="22"/>
          <w:szCs w:val="22"/>
        </w:rPr>
        <w:t xml:space="preserve">: </w:t>
      </w:r>
      <w:r w:rsidR="00FB7F87">
        <w:rPr>
          <w:b w:val="0"/>
          <w:bCs/>
          <w:sz w:val="22"/>
          <w:szCs w:val="22"/>
        </w:rPr>
        <w:t>Di</w:t>
      </w:r>
      <w:r w:rsidR="009E300F">
        <w:rPr>
          <w:b w:val="0"/>
          <w:bCs/>
          <w:sz w:val="22"/>
          <w:szCs w:val="22"/>
        </w:rPr>
        <w:t>gital pathology</w:t>
      </w:r>
      <w:r w:rsidR="007F0246">
        <w:rPr>
          <w:b w:val="0"/>
          <w:bCs/>
          <w:sz w:val="22"/>
          <w:szCs w:val="22"/>
        </w:rPr>
        <w:t xml:space="preserve"> </w:t>
      </w:r>
      <w:r w:rsidR="00701C7C">
        <w:rPr>
          <w:b w:val="0"/>
          <w:bCs/>
          <w:sz w:val="22"/>
          <w:szCs w:val="22"/>
        </w:rPr>
        <w:t xml:space="preserve">where </w:t>
      </w:r>
      <w:r w:rsidR="00EF01F5">
        <w:rPr>
          <w:b w:val="0"/>
          <w:bCs/>
          <w:sz w:val="22"/>
          <w:szCs w:val="22"/>
        </w:rPr>
        <w:t>slide images</w:t>
      </w:r>
      <w:r w:rsidR="006A11BA">
        <w:rPr>
          <w:b w:val="0"/>
          <w:bCs/>
          <w:sz w:val="22"/>
          <w:szCs w:val="22"/>
        </w:rPr>
        <w:t xml:space="preserve"> are digitized</w:t>
      </w:r>
      <w:r w:rsidR="00B64D91">
        <w:rPr>
          <w:b w:val="0"/>
          <w:bCs/>
          <w:sz w:val="22"/>
          <w:szCs w:val="22"/>
        </w:rPr>
        <w:t xml:space="preserve"> </w:t>
      </w:r>
      <w:ins w:id="0" w:author="Walter Lee, M.D." w:date="2024-05-13T23:34:00Z">
        <w:r w:rsidR="00B64D91">
          <w:rPr>
            <w:b w:val="0"/>
            <w:bCs/>
            <w:sz w:val="22"/>
            <w:szCs w:val="22"/>
          </w:rPr>
          <w:t>is transforming the traditional pathology</w:t>
        </w:r>
      </w:ins>
      <w:ins w:id="1" w:author="Walter Lee, M.D." w:date="2024-05-13T23:35:00Z">
        <w:r w:rsidR="00B64D91">
          <w:rPr>
            <w:b w:val="0"/>
            <w:bCs/>
            <w:sz w:val="22"/>
            <w:szCs w:val="22"/>
          </w:rPr>
          <w:t>.  This is because digitized images</w:t>
        </w:r>
      </w:ins>
      <w:del w:id="2" w:author="Walter Lee, M.D." w:date="2024-05-13T23:35:00Z">
        <w:r w:rsidR="00B64D91">
          <w:rPr>
            <w:b w:val="0"/>
            <w:bCs/>
            <w:sz w:val="22"/>
            <w:szCs w:val="22"/>
          </w:rPr>
          <w:delText>and</w:delText>
        </w:r>
      </w:del>
      <w:del w:id="3" w:author="Walter Lee, M.D." w:date="2024-05-13T23:35:00Z">
        <w:r w:rsidR="006A11BA">
          <w:rPr>
            <w:b w:val="0"/>
            <w:bCs/>
            <w:sz w:val="22"/>
            <w:szCs w:val="22"/>
          </w:rPr>
          <w:delText xml:space="preserve"> thus</w:delText>
        </w:r>
      </w:del>
      <w:r w:rsidR="00701C7C">
        <w:rPr>
          <w:b w:val="0"/>
          <w:bCs/>
          <w:sz w:val="22"/>
          <w:szCs w:val="22"/>
        </w:rPr>
        <w:t xml:space="preserve"> can be </w:t>
      </w:r>
      <w:r w:rsidR="00F965E1">
        <w:rPr>
          <w:b w:val="0"/>
          <w:bCs/>
          <w:sz w:val="22"/>
          <w:szCs w:val="22"/>
        </w:rPr>
        <w:t>quickly</w:t>
      </w:r>
      <w:r w:rsidR="00701C7C">
        <w:rPr>
          <w:b w:val="0"/>
          <w:bCs/>
          <w:sz w:val="22"/>
          <w:szCs w:val="22"/>
        </w:rPr>
        <w:t xml:space="preserve"> accessed, </w:t>
      </w:r>
      <w:r w:rsidR="006212B8">
        <w:rPr>
          <w:b w:val="0"/>
          <w:bCs/>
          <w:sz w:val="22"/>
          <w:szCs w:val="22"/>
        </w:rPr>
        <w:t xml:space="preserve">shared, and </w:t>
      </w:r>
      <w:r w:rsidR="00F965E1">
        <w:rPr>
          <w:b w:val="0"/>
          <w:bCs/>
          <w:sz w:val="22"/>
          <w:szCs w:val="22"/>
        </w:rPr>
        <w:t>analyzed,</w:t>
      </w:r>
      <w:del w:id="4" w:author="Walter Lee, M.D." w:date="2024-05-13T23:34:00Z">
        <w:r w:rsidR="00F965E1">
          <w:rPr>
            <w:b w:val="0"/>
            <w:bCs/>
            <w:sz w:val="22"/>
            <w:szCs w:val="22"/>
          </w:rPr>
          <w:delText xml:space="preserve"> </w:delText>
        </w:r>
      </w:del>
      <w:del w:id="5" w:author="Walter Lee, M.D." w:date="2024-05-13T23:34:00Z">
        <w:r w:rsidR="00CE7032">
          <w:rPr>
            <w:b w:val="0"/>
            <w:bCs/>
            <w:sz w:val="22"/>
            <w:szCs w:val="22"/>
          </w:rPr>
          <w:delText>is</w:delText>
        </w:r>
      </w:del>
      <w:del w:id="6" w:author="Walter Lee, M.D." w:date="2024-05-13T23:34:00Z">
        <w:r w:rsidR="00091606">
          <w:rPr>
            <w:b w:val="0"/>
            <w:bCs/>
            <w:sz w:val="22"/>
            <w:szCs w:val="22"/>
          </w:rPr>
          <w:delText xml:space="preserve"> transforming </w:delText>
        </w:r>
      </w:del>
      <w:del w:id="7" w:author="Walter Lee, M.D." w:date="2024-05-13T23:34:00Z">
        <w:r w:rsidR="008B4419">
          <w:rPr>
            <w:b w:val="0"/>
            <w:bCs/>
            <w:sz w:val="22"/>
            <w:szCs w:val="22"/>
          </w:rPr>
          <w:delText>the</w:delText>
        </w:r>
      </w:del>
      <w:del w:id="8" w:author="Walter Lee, M.D." w:date="2024-05-13T23:34:00Z">
        <w:r w:rsidR="00F81AD9">
          <w:rPr>
            <w:b w:val="0"/>
            <w:bCs/>
            <w:sz w:val="22"/>
            <w:szCs w:val="22"/>
          </w:rPr>
          <w:delText xml:space="preserve"> traditional pathology</w:delText>
        </w:r>
      </w:del>
      <w:r w:rsidR="00D62FA5">
        <w:rPr>
          <w:b w:val="0"/>
          <w:bCs/>
          <w:sz w:val="22"/>
          <w:szCs w:val="22"/>
        </w:rPr>
        <w:t>.</w:t>
      </w:r>
      <w:r w:rsidR="00395140">
        <w:rPr>
          <w:b w:val="0"/>
          <w:bCs/>
          <w:sz w:val="22"/>
          <w:szCs w:val="22"/>
        </w:rPr>
        <w:t xml:space="preserve"> It </w:t>
      </w:r>
      <w:r w:rsidR="009360EC">
        <w:rPr>
          <w:b w:val="0"/>
          <w:bCs/>
          <w:sz w:val="22"/>
          <w:szCs w:val="22"/>
        </w:rPr>
        <w:t>allows</w:t>
      </w:r>
      <w:r w:rsidR="00395140">
        <w:rPr>
          <w:b w:val="0"/>
          <w:bCs/>
          <w:sz w:val="22"/>
          <w:szCs w:val="22"/>
        </w:rPr>
        <w:t xml:space="preserve"> remote clinical case diagnosis and application</w:t>
      </w:r>
      <w:r w:rsidR="00A92FD2">
        <w:rPr>
          <w:b w:val="0"/>
          <w:bCs/>
          <w:sz w:val="22"/>
          <w:szCs w:val="22"/>
        </w:rPr>
        <w:t xml:space="preserve"> of advanced image analysis </w:t>
      </w:r>
      <w:r w:rsidR="003A14D9">
        <w:rPr>
          <w:b w:val="0"/>
          <w:bCs/>
          <w:sz w:val="22"/>
          <w:szCs w:val="22"/>
        </w:rPr>
        <w:t>algorithms</w:t>
      </w:r>
      <w:r w:rsidR="00B5666E">
        <w:rPr>
          <w:b w:val="0"/>
          <w:bCs/>
          <w:sz w:val="22"/>
          <w:szCs w:val="22"/>
        </w:rPr>
        <w:t>,</w:t>
      </w:r>
      <w:r w:rsidR="0087182B">
        <w:rPr>
          <w:b w:val="0"/>
          <w:bCs/>
          <w:sz w:val="22"/>
          <w:szCs w:val="22"/>
        </w:rPr>
        <w:t xml:space="preserve"> including AI-based algorithms</w:t>
      </w:r>
      <w:r w:rsidR="005347F0">
        <w:rPr>
          <w:b w:val="0"/>
          <w:bCs/>
          <w:sz w:val="22"/>
          <w:szCs w:val="22"/>
        </w:rPr>
        <w:t>.</w:t>
      </w:r>
      <w:r w:rsidR="003A14D9">
        <w:rPr>
          <w:b w:val="0"/>
          <w:bCs/>
          <w:sz w:val="22"/>
          <w:szCs w:val="22"/>
        </w:rPr>
        <w:t xml:space="preserve"> </w:t>
      </w:r>
      <w:r w:rsidR="00241870">
        <w:rPr>
          <w:b w:val="0"/>
          <w:bCs/>
          <w:sz w:val="22"/>
          <w:szCs w:val="22"/>
        </w:rPr>
        <w:t xml:space="preserve">These </w:t>
      </w:r>
      <w:r w:rsidR="00A340C6">
        <w:rPr>
          <w:b w:val="0"/>
          <w:bCs/>
          <w:sz w:val="22"/>
          <w:szCs w:val="22"/>
        </w:rPr>
        <w:t xml:space="preserve">revolutionary </w:t>
      </w:r>
      <w:r w:rsidR="00B5666E">
        <w:rPr>
          <w:b w:val="0"/>
          <w:bCs/>
          <w:sz w:val="22"/>
          <w:szCs w:val="22"/>
        </w:rPr>
        <w:t>algorithms</w:t>
      </w:r>
      <w:r w:rsidR="003A3322">
        <w:rPr>
          <w:b w:val="0"/>
          <w:bCs/>
          <w:sz w:val="22"/>
          <w:szCs w:val="22"/>
        </w:rPr>
        <w:t xml:space="preserve"> can</w:t>
      </w:r>
      <w:r w:rsidR="00045920">
        <w:rPr>
          <w:b w:val="0"/>
          <w:bCs/>
          <w:sz w:val="22"/>
          <w:szCs w:val="22"/>
        </w:rPr>
        <w:t xml:space="preserve"> </w:t>
      </w:r>
      <w:r w:rsidR="00816440">
        <w:rPr>
          <w:b w:val="0"/>
          <w:bCs/>
          <w:sz w:val="22"/>
          <w:szCs w:val="22"/>
        </w:rPr>
        <w:t xml:space="preserve">potentially </w:t>
      </w:r>
      <w:r w:rsidR="00045920">
        <w:rPr>
          <w:b w:val="0"/>
          <w:bCs/>
          <w:sz w:val="22"/>
          <w:szCs w:val="22"/>
        </w:rPr>
        <w:t xml:space="preserve">support doctors in </w:t>
      </w:r>
      <w:r w:rsidR="003A14D9">
        <w:rPr>
          <w:b w:val="0"/>
          <w:bCs/>
          <w:sz w:val="22"/>
          <w:szCs w:val="22"/>
        </w:rPr>
        <w:t xml:space="preserve">diagnosis and </w:t>
      </w:r>
      <w:r w:rsidR="00534B89">
        <w:rPr>
          <w:b w:val="0"/>
          <w:bCs/>
          <w:sz w:val="22"/>
          <w:szCs w:val="22"/>
        </w:rPr>
        <w:t>treatment</w:t>
      </w:r>
      <w:r w:rsidR="002B259C">
        <w:rPr>
          <w:b w:val="0"/>
          <w:bCs/>
          <w:sz w:val="22"/>
          <w:szCs w:val="22"/>
        </w:rPr>
        <w:t xml:space="preserve"> and</w:t>
      </w:r>
      <w:r w:rsidR="00816440">
        <w:rPr>
          <w:b w:val="0"/>
          <w:bCs/>
          <w:sz w:val="22"/>
          <w:szCs w:val="22"/>
        </w:rPr>
        <w:t xml:space="preserve"> </w:t>
      </w:r>
      <w:r w:rsidR="006D4382">
        <w:rPr>
          <w:b w:val="0"/>
          <w:bCs/>
          <w:sz w:val="22"/>
          <w:szCs w:val="22"/>
        </w:rPr>
        <w:t>improve</w:t>
      </w:r>
      <w:r w:rsidR="002B259C">
        <w:rPr>
          <w:b w:val="0"/>
          <w:bCs/>
          <w:sz w:val="22"/>
          <w:szCs w:val="22"/>
        </w:rPr>
        <w:t xml:space="preserve"> clinical</w:t>
      </w:r>
      <w:r w:rsidR="006D4382">
        <w:rPr>
          <w:b w:val="0"/>
          <w:bCs/>
          <w:sz w:val="22"/>
          <w:szCs w:val="22"/>
        </w:rPr>
        <w:t xml:space="preserve"> care and</w:t>
      </w:r>
      <w:r w:rsidR="002B259C">
        <w:rPr>
          <w:b w:val="0"/>
          <w:bCs/>
          <w:sz w:val="22"/>
          <w:szCs w:val="22"/>
        </w:rPr>
        <w:t xml:space="preserve"> outcomes</w:t>
      </w:r>
      <w:r w:rsidR="00534B89">
        <w:rPr>
          <w:b w:val="0"/>
          <w:bCs/>
          <w:sz w:val="22"/>
          <w:szCs w:val="22"/>
        </w:rPr>
        <w:t xml:space="preserve">. </w:t>
      </w:r>
      <w:r w:rsidR="00B64A79">
        <w:rPr>
          <w:b w:val="0"/>
          <w:bCs/>
          <w:sz w:val="22"/>
          <w:szCs w:val="22"/>
        </w:rPr>
        <w:t>However,</w:t>
      </w:r>
      <w:r w:rsidR="000219A2">
        <w:rPr>
          <w:b w:val="0"/>
          <w:bCs/>
          <w:sz w:val="22"/>
          <w:szCs w:val="22"/>
        </w:rPr>
        <w:t xml:space="preserve"> digitizing slides requires expensive scanners costing up to $250,000, a</w:t>
      </w:r>
      <w:r w:rsidR="000A46E9">
        <w:rPr>
          <w:b w:val="0"/>
          <w:bCs/>
          <w:sz w:val="22"/>
          <w:szCs w:val="22"/>
        </w:rPr>
        <w:t xml:space="preserve"> </w:t>
      </w:r>
      <w:r w:rsidR="00C130D9">
        <w:rPr>
          <w:b w:val="0"/>
          <w:bCs/>
          <w:sz w:val="22"/>
          <w:szCs w:val="22"/>
        </w:rPr>
        <w:t>great</w:t>
      </w:r>
      <w:r w:rsidR="000219A2">
        <w:rPr>
          <w:b w:val="0"/>
          <w:bCs/>
          <w:sz w:val="22"/>
          <w:szCs w:val="22"/>
        </w:rPr>
        <w:t xml:space="preserve"> </w:t>
      </w:r>
      <w:r w:rsidR="0075047C">
        <w:rPr>
          <w:b w:val="0"/>
          <w:bCs/>
          <w:sz w:val="22"/>
          <w:szCs w:val="22"/>
        </w:rPr>
        <w:t>cost</w:t>
      </w:r>
      <w:r w:rsidR="00EB2540">
        <w:rPr>
          <w:b w:val="0"/>
          <w:bCs/>
          <w:sz w:val="22"/>
          <w:szCs w:val="22"/>
        </w:rPr>
        <w:t xml:space="preserve"> barrier</w:t>
      </w:r>
      <w:r w:rsidR="001043CC">
        <w:rPr>
          <w:b w:val="0"/>
          <w:bCs/>
          <w:sz w:val="22"/>
          <w:szCs w:val="22"/>
        </w:rPr>
        <w:t xml:space="preserve"> for</w:t>
      </w:r>
      <w:r w:rsidR="00DE30D6">
        <w:rPr>
          <w:b w:val="0"/>
          <w:bCs/>
          <w:sz w:val="22"/>
          <w:szCs w:val="22"/>
        </w:rPr>
        <w:t xml:space="preserve"> many</w:t>
      </w:r>
      <w:r w:rsidR="0075047C">
        <w:rPr>
          <w:b w:val="0"/>
          <w:bCs/>
          <w:sz w:val="22"/>
          <w:szCs w:val="22"/>
        </w:rPr>
        <w:t xml:space="preserve"> </w:t>
      </w:r>
      <w:r w:rsidR="00DE30D6">
        <w:rPr>
          <w:b w:val="0"/>
          <w:bCs/>
          <w:sz w:val="22"/>
          <w:szCs w:val="22"/>
        </w:rPr>
        <w:t>clinical centers in LMICs</w:t>
      </w:r>
      <w:r w:rsidR="000A46E9">
        <w:rPr>
          <w:b w:val="0"/>
          <w:bCs/>
          <w:sz w:val="22"/>
          <w:szCs w:val="22"/>
        </w:rPr>
        <w:t xml:space="preserve">. </w:t>
      </w:r>
      <w:r w:rsidR="000E6BAB">
        <w:rPr>
          <w:b w:val="0"/>
          <w:bCs/>
          <w:sz w:val="22"/>
          <w:szCs w:val="22"/>
        </w:rPr>
        <w:t xml:space="preserve">With </w:t>
      </w:r>
      <w:r w:rsidR="0012107B">
        <w:rPr>
          <w:b w:val="0"/>
          <w:bCs/>
          <w:sz w:val="22"/>
          <w:szCs w:val="22"/>
        </w:rPr>
        <w:t xml:space="preserve">lack of </w:t>
      </w:r>
      <w:r w:rsidR="00E47198">
        <w:rPr>
          <w:b w:val="0"/>
          <w:bCs/>
          <w:sz w:val="22"/>
          <w:szCs w:val="22"/>
        </w:rPr>
        <w:t>equipment</w:t>
      </w:r>
      <w:r w:rsidR="000E6BAB">
        <w:rPr>
          <w:b w:val="0"/>
          <w:bCs/>
          <w:sz w:val="22"/>
          <w:szCs w:val="22"/>
        </w:rPr>
        <w:t xml:space="preserve">, </w:t>
      </w:r>
      <w:r w:rsidR="00EB2540">
        <w:rPr>
          <w:b w:val="0"/>
          <w:bCs/>
          <w:sz w:val="22"/>
          <w:szCs w:val="22"/>
        </w:rPr>
        <w:t>p</w:t>
      </w:r>
      <w:r w:rsidR="000A46E9">
        <w:rPr>
          <w:b w:val="0"/>
          <w:bCs/>
          <w:sz w:val="22"/>
          <w:szCs w:val="22"/>
        </w:rPr>
        <w:t xml:space="preserve">eople living </w:t>
      </w:r>
      <w:r w:rsidR="001043CC">
        <w:rPr>
          <w:b w:val="0"/>
          <w:bCs/>
          <w:sz w:val="22"/>
          <w:szCs w:val="22"/>
        </w:rPr>
        <w:t>in LMICs</w:t>
      </w:r>
      <w:r w:rsidR="00A408EF">
        <w:rPr>
          <w:b w:val="0"/>
          <w:bCs/>
          <w:sz w:val="22"/>
          <w:szCs w:val="22"/>
        </w:rPr>
        <w:t>, espe</w:t>
      </w:r>
      <w:r w:rsidR="00156B46">
        <w:rPr>
          <w:b w:val="0"/>
          <w:bCs/>
          <w:sz w:val="22"/>
          <w:szCs w:val="22"/>
        </w:rPr>
        <w:t>cially outside big cities,</w:t>
      </w:r>
      <w:r w:rsidR="00263E0D">
        <w:rPr>
          <w:b w:val="0"/>
          <w:bCs/>
          <w:sz w:val="22"/>
          <w:szCs w:val="22"/>
        </w:rPr>
        <w:t xml:space="preserve"> </w:t>
      </w:r>
      <w:r w:rsidR="00F67418">
        <w:rPr>
          <w:b w:val="0"/>
          <w:bCs/>
          <w:sz w:val="22"/>
          <w:szCs w:val="22"/>
        </w:rPr>
        <w:t xml:space="preserve">are </w:t>
      </w:r>
      <w:r w:rsidR="001C6869">
        <w:rPr>
          <w:b w:val="0"/>
          <w:bCs/>
          <w:sz w:val="22"/>
          <w:szCs w:val="22"/>
        </w:rPr>
        <w:t>not</w:t>
      </w:r>
      <w:r w:rsidR="00E26969">
        <w:rPr>
          <w:b w:val="0"/>
          <w:bCs/>
          <w:sz w:val="22"/>
          <w:szCs w:val="22"/>
        </w:rPr>
        <w:t xml:space="preserve"> benefiting from</w:t>
      </w:r>
      <w:r w:rsidR="008B1DEE">
        <w:rPr>
          <w:b w:val="0"/>
          <w:bCs/>
          <w:sz w:val="22"/>
          <w:szCs w:val="22"/>
        </w:rPr>
        <w:t xml:space="preserve"> the advancements </w:t>
      </w:r>
      <w:r w:rsidR="00FB7A40">
        <w:rPr>
          <w:b w:val="0"/>
          <w:bCs/>
          <w:sz w:val="22"/>
          <w:szCs w:val="22"/>
        </w:rPr>
        <w:t>in the</w:t>
      </w:r>
      <w:r w:rsidR="00BF4EDB">
        <w:rPr>
          <w:b w:val="0"/>
          <w:bCs/>
          <w:sz w:val="22"/>
          <w:szCs w:val="22"/>
        </w:rPr>
        <w:t xml:space="preserve"> </w:t>
      </w:r>
      <w:r w:rsidR="00FB7A40">
        <w:rPr>
          <w:b w:val="0"/>
          <w:bCs/>
          <w:sz w:val="22"/>
          <w:szCs w:val="22"/>
        </w:rPr>
        <w:t xml:space="preserve">field. </w:t>
      </w:r>
      <w:r w:rsidR="00820822">
        <w:rPr>
          <w:b w:val="0"/>
          <w:bCs/>
          <w:sz w:val="22"/>
          <w:szCs w:val="22"/>
        </w:rPr>
        <w:t xml:space="preserve">Our group </w:t>
      </w:r>
      <w:r w:rsidR="009D416E">
        <w:rPr>
          <w:b w:val="0"/>
          <w:bCs/>
          <w:sz w:val="22"/>
          <w:szCs w:val="22"/>
        </w:rPr>
        <w:t>previously</w:t>
      </w:r>
      <w:r w:rsidR="00820822">
        <w:rPr>
          <w:b w:val="0"/>
          <w:bCs/>
          <w:sz w:val="22"/>
          <w:szCs w:val="22"/>
        </w:rPr>
        <w:t xml:space="preserve"> proposed a low-cost </w:t>
      </w:r>
      <w:r w:rsidR="009003FF">
        <w:rPr>
          <w:b w:val="0"/>
          <w:bCs/>
          <w:sz w:val="22"/>
          <w:szCs w:val="22"/>
        </w:rPr>
        <w:t>smartphone</w:t>
      </w:r>
      <w:r w:rsidR="0059249C">
        <w:rPr>
          <w:b w:val="0"/>
          <w:bCs/>
          <w:sz w:val="22"/>
          <w:szCs w:val="22"/>
        </w:rPr>
        <w:t>-based</w:t>
      </w:r>
      <w:r w:rsidR="009003FF">
        <w:rPr>
          <w:b w:val="0"/>
          <w:bCs/>
          <w:sz w:val="22"/>
          <w:szCs w:val="22"/>
        </w:rPr>
        <w:t xml:space="preserve"> </w:t>
      </w:r>
      <w:r w:rsidR="00C6441A">
        <w:rPr>
          <w:b w:val="0"/>
          <w:bCs/>
          <w:sz w:val="22"/>
          <w:szCs w:val="22"/>
        </w:rPr>
        <w:t xml:space="preserve">digitizing </w:t>
      </w:r>
      <w:r w:rsidR="00820822">
        <w:rPr>
          <w:b w:val="0"/>
          <w:bCs/>
          <w:sz w:val="22"/>
          <w:szCs w:val="22"/>
        </w:rPr>
        <w:t>approach</w:t>
      </w:r>
      <w:r w:rsidR="00BF4EDB">
        <w:rPr>
          <w:b w:val="0"/>
          <w:bCs/>
          <w:sz w:val="22"/>
          <w:szCs w:val="22"/>
        </w:rPr>
        <w:t xml:space="preserve"> </w:t>
      </w:r>
      <w:r w:rsidR="00667E00">
        <w:rPr>
          <w:b w:val="0"/>
          <w:bCs/>
          <w:sz w:val="22"/>
          <w:szCs w:val="22"/>
        </w:rPr>
        <w:t>for</w:t>
      </w:r>
      <w:r w:rsidR="00820822">
        <w:rPr>
          <w:b w:val="0"/>
          <w:bCs/>
          <w:sz w:val="22"/>
          <w:szCs w:val="22"/>
        </w:rPr>
        <w:t xml:space="preserve"> </w:t>
      </w:r>
      <w:r w:rsidR="00C6441A">
        <w:rPr>
          <w:b w:val="0"/>
          <w:bCs/>
          <w:sz w:val="22"/>
          <w:szCs w:val="22"/>
        </w:rPr>
        <w:t>capturing</w:t>
      </w:r>
      <w:r w:rsidR="009872CA">
        <w:rPr>
          <w:b w:val="0"/>
          <w:bCs/>
          <w:sz w:val="22"/>
          <w:szCs w:val="22"/>
        </w:rPr>
        <w:t xml:space="preserve"> cytopathology slide</w:t>
      </w:r>
      <w:r w:rsidR="00C6441A">
        <w:rPr>
          <w:b w:val="0"/>
          <w:bCs/>
          <w:sz w:val="22"/>
          <w:szCs w:val="22"/>
        </w:rPr>
        <w:t xml:space="preserve"> images</w:t>
      </w:r>
      <w:r w:rsidR="00020920">
        <w:rPr>
          <w:b w:val="0"/>
          <w:bCs/>
          <w:sz w:val="22"/>
          <w:szCs w:val="22"/>
        </w:rPr>
        <w:t xml:space="preserve"> </w:t>
      </w:r>
      <w:r w:rsidR="0021615D">
        <w:rPr>
          <w:b w:val="0"/>
          <w:bCs/>
          <w:sz w:val="22"/>
          <w:szCs w:val="22"/>
        </w:rPr>
        <w:t xml:space="preserve">followed by </w:t>
      </w:r>
      <w:r w:rsidR="00F60FE2">
        <w:rPr>
          <w:b w:val="0"/>
          <w:bCs/>
          <w:sz w:val="22"/>
          <w:szCs w:val="22"/>
        </w:rPr>
        <w:t>AI</w:t>
      </w:r>
      <w:r w:rsidR="00411E7D">
        <w:rPr>
          <w:b w:val="0"/>
          <w:bCs/>
          <w:sz w:val="22"/>
          <w:szCs w:val="22"/>
        </w:rPr>
        <w:t>-powered</w:t>
      </w:r>
      <w:r w:rsidR="0021615D">
        <w:rPr>
          <w:b w:val="0"/>
          <w:bCs/>
          <w:sz w:val="22"/>
          <w:szCs w:val="22"/>
        </w:rPr>
        <w:t xml:space="preserve"> ana</w:t>
      </w:r>
      <w:r w:rsidR="00411E7D">
        <w:rPr>
          <w:b w:val="0"/>
          <w:bCs/>
          <w:sz w:val="22"/>
          <w:szCs w:val="22"/>
        </w:rPr>
        <w:t>lysis</w:t>
      </w:r>
      <w:r w:rsidR="005A2F22">
        <w:rPr>
          <w:b w:val="0"/>
          <w:bCs/>
          <w:sz w:val="22"/>
          <w:szCs w:val="22"/>
        </w:rPr>
        <w:t xml:space="preserve"> for thyroid cancer detection</w:t>
      </w:r>
      <w:r w:rsidR="00EA3680">
        <w:rPr>
          <w:b w:val="0"/>
          <w:bCs/>
          <w:sz w:val="22"/>
          <w:szCs w:val="22"/>
        </w:rPr>
        <w:t xml:space="preserve"> with accuracy of 96% on </w:t>
      </w:r>
      <w:r w:rsidR="00EE5E5C">
        <w:rPr>
          <w:b w:val="0"/>
          <w:bCs/>
          <w:sz w:val="22"/>
          <w:szCs w:val="22"/>
        </w:rPr>
        <w:t xml:space="preserve">smartphone images </w:t>
      </w:r>
      <w:r w:rsidR="00E22A6B">
        <w:rPr>
          <w:b w:val="0"/>
          <w:bCs/>
          <w:sz w:val="22"/>
          <w:szCs w:val="22"/>
        </w:rPr>
        <w:t>collected</w:t>
      </w:r>
      <w:r w:rsidR="00EE5E5C">
        <w:rPr>
          <w:b w:val="0"/>
          <w:bCs/>
          <w:sz w:val="22"/>
          <w:szCs w:val="22"/>
        </w:rPr>
        <w:t xml:space="preserve"> at Duke</w:t>
      </w:r>
      <w:r w:rsidR="00B1125C">
        <w:rPr>
          <w:b w:val="0"/>
          <w:bCs/>
          <w:sz w:val="22"/>
          <w:szCs w:val="22"/>
        </w:rPr>
        <w:t xml:space="preserve"> Hospital</w:t>
      </w:r>
      <w:r w:rsidR="00E22A6B">
        <w:rPr>
          <w:b w:val="0"/>
          <w:bCs/>
          <w:sz w:val="22"/>
          <w:szCs w:val="22"/>
        </w:rPr>
        <w:t>, USA</w:t>
      </w:r>
      <w:r w:rsidRPr="009045F9" w:rsidR="009045F9">
        <w:rPr>
          <w:b w:val="0"/>
          <w:bCs/>
          <w:sz w:val="22"/>
          <w:szCs w:val="22"/>
        </w:rPr>
        <w:t>.</w:t>
      </w:r>
      <w:r w:rsidR="009045F9">
        <w:rPr>
          <w:b w:val="0"/>
          <w:bCs/>
          <w:sz w:val="22"/>
          <w:szCs w:val="22"/>
        </w:rPr>
        <w:t xml:space="preserve"> </w:t>
      </w:r>
      <w:r w:rsidR="000A6088">
        <w:rPr>
          <w:b w:val="0"/>
          <w:bCs/>
          <w:sz w:val="22"/>
          <w:szCs w:val="22"/>
        </w:rPr>
        <w:t>In this work, w</w:t>
      </w:r>
      <w:r w:rsidR="003B205A">
        <w:rPr>
          <w:b w:val="0"/>
          <w:bCs/>
          <w:sz w:val="22"/>
          <w:szCs w:val="22"/>
        </w:rPr>
        <w:t xml:space="preserve">e </w:t>
      </w:r>
      <w:r w:rsidR="00B904EC">
        <w:rPr>
          <w:b w:val="0"/>
          <w:bCs/>
          <w:sz w:val="22"/>
          <w:szCs w:val="22"/>
        </w:rPr>
        <w:t>test</w:t>
      </w:r>
      <w:r w:rsidR="009E35A3">
        <w:rPr>
          <w:b w:val="0"/>
          <w:bCs/>
          <w:sz w:val="22"/>
          <w:szCs w:val="22"/>
        </w:rPr>
        <w:t>ed</w:t>
      </w:r>
      <w:r w:rsidR="00B904EC">
        <w:rPr>
          <w:b w:val="0"/>
          <w:bCs/>
          <w:sz w:val="22"/>
          <w:szCs w:val="22"/>
        </w:rPr>
        <w:t xml:space="preserve"> the approach </w:t>
      </w:r>
      <w:r w:rsidR="009E35A3">
        <w:rPr>
          <w:b w:val="0"/>
          <w:bCs/>
          <w:sz w:val="22"/>
          <w:szCs w:val="22"/>
        </w:rPr>
        <w:t>in two LMICs countries, Vietnam and Tanzania,</w:t>
      </w:r>
      <w:r w:rsidR="001A47AE">
        <w:rPr>
          <w:b w:val="0"/>
          <w:bCs/>
          <w:sz w:val="22"/>
          <w:szCs w:val="22"/>
        </w:rPr>
        <w:t xml:space="preserve"> and</w:t>
      </w:r>
      <w:r w:rsidR="001C3F43">
        <w:rPr>
          <w:b w:val="0"/>
          <w:bCs/>
          <w:sz w:val="22"/>
          <w:szCs w:val="22"/>
        </w:rPr>
        <w:t xml:space="preserve"> made </w:t>
      </w:r>
      <w:r w:rsidR="009E35A3">
        <w:rPr>
          <w:b w:val="0"/>
          <w:bCs/>
          <w:sz w:val="22"/>
          <w:szCs w:val="22"/>
        </w:rPr>
        <w:t>two main</w:t>
      </w:r>
      <w:r w:rsidR="001C3F43">
        <w:rPr>
          <w:b w:val="0"/>
          <w:bCs/>
          <w:sz w:val="22"/>
          <w:szCs w:val="22"/>
        </w:rPr>
        <w:t xml:space="preserve"> contributions </w:t>
      </w:r>
      <w:r w:rsidR="006A02DE">
        <w:rPr>
          <w:b w:val="0"/>
          <w:bCs/>
          <w:sz w:val="22"/>
          <w:szCs w:val="22"/>
        </w:rPr>
        <w:t xml:space="preserve">including: (1) propose </w:t>
      </w:r>
      <w:r w:rsidR="00DF308F">
        <w:rPr>
          <w:b w:val="0"/>
          <w:bCs/>
          <w:sz w:val="22"/>
          <w:szCs w:val="22"/>
        </w:rPr>
        <w:t xml:space="preserve">an </w:t>
      </w:r>
      <w:r w:rsidR="00915AC7">
        <w:rPr>
          <w:b w:val="0"/>
          <w:bCs/>
          <w:sz w:val="22"/>
          <w:szCs w:val="22"/>
        </w:rPr>
        <w:t>AI model</w:t>
      </w:r>
      <w:r w:rsidR="00F53AB8">
        <w:rPr>
          <w:b w:val="0"/>
          <w:bCs/>
          <w:sz w:val="22"/>
          <w:szCs w:val="22"/>
        </w:rPr>
        <w:t xml:space="preserve"> based on </w:t>
      </w:r>
      <w:r w:rsidR="00F53AB8">
        <w:rPr>
          <w:b w:val="0"/>
          <w:bCs/>
          <w:sz w:val="22"/>
          <w:szCs w:val="22"/>
        </w:rPr>
        <w:t>EfficientNet</w:t>
      </w:r>
      <w:r w:rsidR="00915AC7">
        <w:rPr>
          <w:b w:val="0"/>
          <w:bCs/>
          <w:sz w:val="22"/>
          <w:szCs w:val="22"/>
        </w:rPr>
        <w:t xml:space="preserve"> that can accurately predict </w:t>
      </w:r>
      <w:r w:rsidR="004B4CA5">
        <w:rPr>
          <w:b w:val="0"/>
          <w:bCs/>
          <w:sz w:val="22"/>
          <w:szCs w:val="22"/>
        </w:rPr>
        <w:t>malignan</w:t>
      </w:r>
      <w:r w:rsidR="003F1C54">
        <w:rPr>
          <w:b w:val="0"/>
          <w:bCs/>
          <w:sz w:val="22"/>
          <w:szCs w:val="22"/>
        </w:rPr>
        <w:t>cy</w:t>
      </w:r>
      <w:r w:rsidR="00AF68A4">
        <w:rPr>
          <w:b w:val="0"/>
          <w:bCs/>
          <w:sz w:val="22"/>
          <w:szCs w:val="22"/>
        </w:rPr>
        <w:t xml:space="preserve"> </w:t>
      </w:r>
      <w:r w:rsidR="004B4CA5">
        <w:rPr>
          <w:b w:val="0"/>
          <w:bCs/>
          <w:sz w:val="22"/>
          <w:szCs w:val="22"/>
        </w:rPr>
        <w:t xml:space="preserve">from </w:t>
      </w:r>
      <w:r w:rsidR="003B641D">
        <w:rPr>
          <w:b w:val="0"/>
          <w:bCs/>
          <w:sz w:val="22"/>
          <w:szCs w:val="22"/>
        </w:rPr>
        <w:t>smartphone-captured cytopathology images f</w:t>
      </w:r>
      <w:r w:rsidR="00982E8E">
        <w:rPr>
          <w:b w:val="0"/>
          <w:bCs/>
          <w:sz w:val="22"/>
          <w:szCs w:val="22"/>
        </w:rPr>
        <w:t>rom Vietnam and Tanzania</w:t>
      </w:r>
      <w:r w:rsidR="00F27607">
        <w:rPr>
          <w:b w:val="0"/>
          <w:bCs/>
          <w:sz w:val="22"/>
          <w:szCs w:val="22"/>
        </w:rPr>
        <w:t xml:space="preserve"> </w:t>
      </w:r>
      <w:r w:rsidR="00637403">
        <w:rPr>
          <w:b w:val="0"/>
          <w:bCs/>
          <w:sz w:val="22"/>
          <w:szCs w:val="22"/>
        </w:rPr>
        <w:t xml:space="preserve">with accuracy of </w:t>
      </w:r>
      <w:r w:rsidR="002E7D95">
        <w:rPr>
          <w:b w:val="0"/>
          <w:bCs/>
          <w:sz w:val="22"/>
          <w:szCs w:val="22"/>
        </w:rPr>
        <w:t xml:space="preserve">95% and </w:t>
      </w:r>
      <w:r w:rsidR="00D1132C">
        <w:rPr>
          <w:b w:val="0"/>
          <w:bCs/>
          <w:sz w:val="22"/>
          <w:szCs w:val="22"/>
        </w:rPr>
        <w:t>88% respectively</w:t>
      </w:r>
      <w:r w:rsidR="00FF621C">
        <w:rPr>
          <w:b w:val="0"/>
          <w:bCs/>
          <w:sz w:val="22"/>
          <w:szCs w:val="22"/>
        </w:rPr>
        <w:t xml:space="preserve">, (2) </w:t>
      </w:r>
      <w:r w:rsidR="000E6143">
        <w:rPr>
          <w:b w:val="0"/>
          <w:bCs/>
          <w:sz w:val="22"/>
          <w:szCs w:val="22"/>
        </w:rPr>
        <w:t>the</w:t>
      </w:r>
      <w:r w:rsidR="000A714B">
        <w:rPr>
          <w:b w:val="0"/>
          <w:bCs/>
          <w:sz w:val="22"/>
          <w:szCs w:val="22"/>
        </w:rPr>
        <w:t xml:space="preserve"> model’s predictions</w:t>
      </w:r>
      <w:r w:rsidR="000E6143">
        <w:rPr>
          <w:b w:val="0"/>
          <w:bCs/>
          <w:sz w:val="22"/>
          <w:szCs w:val="22"/>
        </w:rPr>
        <w:t xml:space="preserve"> </w:t>
      </w:r>
      <w:r w:rsidR="00CA5C3F">
        <w:rPr>
          <w:b w:val="0"/>
          <w:bCs/>
          <w:sz w:val="22"/>
          <w:szCs w:val="22"/>
        </w:rPr>
        <w:t xml:space="preserve">are presented with heatmaps showing </w:t>
      </w:r>
      <w:r w:rsidR="000A3CA8">
        <w:rPr>
          <w:b w:val="0"/>
          <w:bCs/>
          <w:sz w:val="22"/>
          <w:szCs w:val="22"/>
        </w:rPr>
        <w:t xml:space="preserve">the regions that important to the model’s predictions, </w:t>
      </w:r>
      <w:r w:rsidR="0030166B">
        <w:rPr>
          <w:b w:val="0"/>
          <w:bCs/>
          <w:sz w:val="22"/>
          <w:szCs w:val="22"/>
        </w:rPr>
        <w:t xml:space="preserve">providing </w:t>
      </w:r>
      <w:r w:rsidR="0030166B">
        <w:rPr>
          <w:b w:val="0"/>
          <w:bCs/>
          <w:sz w:val="22"/>
          <w:szCs w:val="22"/>
        </w:rPr>
        <w:t>explainability</w:t>
      </w:r>
      <w:r w:rsidR="0030166B">
        <w:rPr>
          <w:b w:val="0"/>
          <w:bCs/>
          <w:sz w:val="22"/>
          <w:szCs w:val="22"/>
        </w:rPr>
        <w:t xml:space="preserve"> to our model</w:t>
      </w:r>
      <w:r w:rsidR="00083236">
        <w:rPr>
          <w:b w:val="0"/>
          <w:bCs/>
          <w:sz w:val="22"/>
          <w:szCs w:val="22"/>
        </w:rPr>
        <w:t>s’ predictions</w:t>
      </w:r>
      <w:r w:rsidR="008D0B9E">
        <w:rPr>
          <w:b w:val="0"/>
          <w:bCs/>
          <w:sz w:val="22"/>
          <w:szCs w:val="22"/>
        </w:rPr>
        <w:t xml:space="preserve"> (Figure 1)</w:t>
      </w:r>
      <w:r w:rsidR="00C2254C">
        <w:rPr>
          <w:b w:val="0"/>
          <w:bCs/>
          <w:sz w:val="22"/>
          <w:szCs w:val="22"/>
        </w:rPr>
        <w:t xml:space="preserve">. </w:t>
      </w:r>
      <w:r w:rsidR="00406F45">
        <w:rPr>
          <w:b w:val="0"/>
          <w:bCs/>
          <w:sz w:val="22"/>
          <w:szCs w:val="22"/>
        </w:rPr>
        <w:t>Explainability</w:t>
      </w:r>
      <w:r w:rsidR="00406F45">
        <w:rPr>
          <w:b w:val="0"/>
          <w:bCs/>
          <w:sz w:val="22"/>
          <w:szCs w:val="22"/>
        </w:rPr>
        <w:t xml:space="preserve"> in </w:t>
      </w:r>
      <w:r w:rsidR="00BB2635">
        <w:rPr>
          <w:b w:val="0"/>
          <w:bCs/>
          <w:sz w:val="22"/>
          <w:szCs w:val="22"/>
        </w:rPr>
        <w:t>AI</w:t>
      </w:r>
      <w:r w:rsidR="00171C8F">
        <w:rPr>
          <w:b w:val="0"/>
          <w:bCs/>
          <w:sz w:val="22"/>
          <w:szCs w:val="22"/>
        </w:rPr>
        <w:t xml:space="preserve"> </w:t>
      </w:r>
      <w:r w:rsidR="000E26E3">
        <w:rPr>
          <w:b w:val="0"/>
          <w:bCs/>
          <w:sz w:val="22"/>
          <w:szCs w:val="22"/>
        </w:rPr>
        <w:t>model</w:t>
      </w:r>
      <w:r w:rsidR="00406F45">
        <w:rPr>
          <w:b w:val="0"/>
          <w:bCs/>
          <w:sz w:val="22"/>
          <w:szCs w:val="22"/>
        </w:rPr>
        <w:t xml:space="preserve">’s predictions </w:t>
      </w:r>
      <w:r w:rsidR="00C4514E">
        <w:rPr>
          <w:b w:val="0"/>
          <w:bCs/>
          <w:sz w:val="22"/>
          <w:szCs w:val="22"/>
        </w:rPr>
        <w:t xml:space="preserve">is important </w:t>
      </w:r>
      <w:r w:rsidR="004E0C75">
        <w:rPr>
          <w:b w:val="0"/>
          <w:bCs/>
          <w:sz w:val="22"/>
          <w:szCs w:val="22"/>
        </w:rPr>
        <w:t>for</w:t>
      </w:r>
      <w:r w:rsidR="00C4514E">
        <w:rPr>
          <w:b w:val="0"/>
          <w:bCs/>
          <w:sz w:val="22"/>
          <w:szCs w:val="22"/>
        </w:rPr>
        <w:t xml:space="preserve"> gaining trust </w:t>
      </w:r>
      <w:r w:rsidR="004E0C75">
        <w:rPr>
          <w:b w:val="0"/>
          <w:bCs/>
          <w:sz w:val="22"/>
          <w:szCs w:val="22"/>
        </w:rPr>
        <w:t xml:space="preserve">from user and successful deployment </w:t>
      </w:r>
      <w:r w:rsidR="00D80783">
        <w:rPr>
          <w:b w:val="0"/>
          <w:bCs/>
          <w:sz w:val="22"/>
          <w:szCs w:val="22"/>
        </w:rPr>
        <w:t xml:space="preserve">of AI models in medicine (cite </w:t>
      </w:r>
      <w:r w:rsidR="00A741D7">
        <w:rPr>
          <w:b w:val="0"/>
          <w:bCs/>
          <w:sz w:val="22"/>
          <w:szCs w:val="22"/>
        </w:rPr>
        <w:t>xAI</w:t>
      </w:r>
      <w:r w:rsidR="00A741D7">
        <w:rPr>
          <w:b w:val="0"/>
          <w:bCs/>
          <w:sz w:val="22"/>
          <w:szCs w:val="22"/>
        </w:rPr>
        <w:t xml:space="preserve"> paper)</w:t>
      </w:r>
      <w:r w:rsidR="00D80783">
        <w:rPr>
          <w:b w:val="0"/>
          <w:bCs/>
          <w:sz w:val="22"/>
          <w:szCs w:val="22"/>
        </w:rPr>
        <w:t>.</w:t>
      </w:r>
      <w:r w:rsidR="00515BFC">
        <w:rPr>
          <w:b w:val="0"/>
          <w:bCs/>
          <w:sz w:val="22"/>
          <w:szCs w:val="22"/>
        </w:rPr>
        <w:t xml:space="preserve"> </w:t>
      </w:r>
      <w:r w:rsidR="000B6374">
        <w:rPr>
          <w:b w:val="0"/>
          <w:bCs/>
          <w:sz w:val="22"/>
          <w:szCs w:val="22"/>
        </w:rPr>
        <w:t>We believe that</w:t>
      </w:r>
      <w:r w:rsidR="005E20AA">
        <w:rPr>
          <w:b w:val="0"/>
          <w:bCs/>
          <w:sz w:val="22"/>
          <w:szCs w:val="22"/>
        </w:rPr>
        <w:t xml:space="preserve"> our smartphone and AI-based</w:t>
      </w:r>
      <w:r w:rsidR="000B6374">
        <w:rPr>
          <w:b w:val="0"/>
          <w:bCs/>
          <w:sz w:val="22"/>
          <w:szCs w:val="22"/>
        </w:rPr>
        <w:t xml:space="preserve"> </w:t>
      </w:r>
      <w:r w:rsidR="005E20AA">
        <w:rPr>
          <w:b w:val="0"/>
          <w:bCs/>
          <w:sz w:val="22"/>
          <w:szCs w:val="22"/>
        </w:rPr>
        <w:t>approach</w:t>
      </w:r>
      <w:r w:rsidR="000B6374">
        <w:rPr>
          <w:b w:val="0"/>
          <w:bCs/>
          <w:sz w:val="22"/>
          <w:szCs w:val="22"/>
        </w:rPr>
        <w:t xml:space="preserve"> </w:t>
      </w:r>
      <w:r w:rsidR="001B4E60">
        <w:rPr>
          <w:b w:val="0"/>
          <w:bCs/>
          <w:sz w:val="22"/>
          <w:szCs w:val="22"/>
        </w:rPr>
        <w:t>ha</w:t>
      </w:r>
      <w:r w:rsidR="00513722">
        <w:rPr>
          <w:b w:val="0"/>
          <w:bCs/>
          <w:sz w:val="22"/>
          <w:szCs w:val="22"/>
        </w:rPr>
        <w:t>ve</w:t>
      </w:r>
      <w:r w:rsidR="001B4E60">
        <w:rPr>
          <w:b w:val="0"/>
          <w:bCs/>
          <w:sz w:val="22"/>
          <w:szCs w:val="22"/>
        </w:rPr>
        <w:t xml:space="preserve"> </w:t>
      </w:r>
      <w:r w:rsidR="005E20AA">
        <w:rPr>
          <w:b w:val="0"/>
          <w:bCs/>
          <w:sz w:val="22"/>
          <w:szCs w:val="22"/>
        </w:rPr>
        <w:t xml:space="preserve">the </w:t>
      </w:r>
      <w:r w:rsidR="001B4E60">
        <w:rPr>
          <w:b w:val="0"/>
          <w:bCs/>
          <w:sz w:val="22"/>
          <w:szCs w:val="22"/>
        </w:rPr>
        <w:t xml:space="preserve">potential to be </w:t>
      </w:r>
      <w:r w:rsidR="00E96211">
        <w:rPr>
          <w:b w:val="0"/>
          <w:bCs/>
          <w:sz w:val="22"/>
          <w:szCs w:val="22"/>
        </w:rPr>
        <w:t>integrated in clinical workflow</w:t>
      </w:r>
      <w:r w:rsidR="001B4E60">
        <w:rPr>
          <w:b w:val="0"/>
          <w:bCs/>
          <w:sz w:val="22"/>
          <w:szCs w:val="22"/>
        </w:rPr>
        <w:t xml:space="preserve"> </w:t>
      </w:r>
      <w:r w:rsidR="0058625D">
        <w:rPr>
          <w:b w:val="0"/>
          <w:bCs/>
          <w:sz w:val="22"/>
          <w:szCs w:val="22"/>
        </w:rPr>
        <w:t xml:space="preserve">in LMICs </w:t>
      </w:r>
      <w:r w:rsidR="001B4E60">
        <w:rPr>
          <w:b w:val="0"/>
          <w:bCs/>
          <w:sz w:val="22"/>
          <w:szCs w:val="22"/>
        </w:rPr>
        <w:t>to improve</w:t>
      </w:r>
      <w:r w:rsidR="005E20AA">
        <w:rPr>
          <w:b w:val="0"/>
          <w:bCs/>
          <w:sz w:val="22"/>
          <w:szCs w:val="22"/>
        </w:rPr>
        <w:t xml:space="preserve"> thyroid</w:t>
      </w:r>
      <w:r w:rsidR="00D7539E">
        <w:rPr>
          <w:b w:val="0"/>
          <w:bCs/>
          <w:sz w:val="22"/>
          <w:szCs w:val="22"/>
        </w:rPr>
        <w:t xml:space="preserve"> cancer</w:t>
      </w:r>
      <w:r w:rsidR="001B4E60">
        <w:rPr>
          <w:b w:val="0"/>
          <w:bCs/>
          <w:sz w:val="22"/>
          <w:szCs w:val="22"/>
        </w:rPr>
        <w:t xml:space="preserve"> clinical care and outcomes</w:t>
      </w:r>
      <w:r w:rsidR="005E20AA">
        <w:rPr>
          <w:b w:val="0"/>
          <w:bCs/>
          <w:sz w:val="22"/>
          <w:szCs w:val="22"/>
        </w:rPr>
        <w:t xml:space="preserve"> i</w:t>
      </w:r>
      <w:r w:rsidR="00D7539E">
        <w:rPr>
          <w:b w:val="0"/>
          <w:bCs/>
          <w:sz w:val="22"/>
          <w:szCs w:val="22"/>
        </w:rPr>
        <w:t>n these countries</w:t>
      </w:r>
      <w:r w:rsidR="0058625D">
        <w:rPr>
          <w:b w:val="0"/>
          <w:bCs/>
          <w:sz w:val="22"/>
          <w:szCs w:val="22"/>
        </w:rPr>
        <w:t>.</w:t>
      </w:r>
      <w:r w:rsidR="00FB1717">
        <w:rPr>
          <w:b w:val="0"/>
          <w:bCs/>
          <w:sz w:val="22"/>
          <w:szCs w:val="22"/>
        </w:rPr>
        <w:t xml:space="preserve"> The approach can also be applied for other cancer types.</w:t>
      </w:r>
    </w:p>
    <w:p w:rsidR="00B6153E" w:rsidRPr="000D4B9F" w:rsidP="004446B1" w14:paraId="43CCD4D2" w14:textId="77777777">
      <w:pPr>
        <w:pStyle w:val="uTASTextBody"/>
        <w:ind w:firstLine="0"/>
        <w:rPr>
          <w:szCs w:val="22"/>
        </w:rPr>
      </w:pPr>
    </w:p>
    <w:p w:rsidR="00984D5C" w:rsidRPr="00290271" w:rsidP="00BA33FB" w14:paraId="7A27C19D" w14:textId="75DA97B6">
      <w:pPr>
        <w:pStyle w:val="uTASHeaders"/>
        <w:suppressAutoHyphens/>
        <w:rPr>
          <w:b w:val="0"/>
          <w:bCs/>
          <w:sz w:val="22"/>
          <w:szCs w:val="22"/>
        </w:rPr>
      </w:pPr>
      <w:r>
        <w:rPr>
          <w:sz w:val="22"/>
          <w:szCs w:val="22"/>
        </w:rPr>
        <w:t>Material</w:t>
      </w:r>
      <w:r w:rsidR="006C4B5A">
        <w:rPr>
          <w:sz w:val="22"/>
          <w:szCs w:val="22"/>
        </w:rPr>
        <w:t>s</w:t>
      </w:r>
      <w:r>
        <w:rPr>
          <w:sz w:val="22"/>
          <w:szCs w:val="22"/>
        </w:rPr>
        <w:t xml:space="preserve"> and Methods: </w:t>
      </w:r>
      <w:r w:rsidR="00172BDB">
        <w:rPr>
          <w:b w:val="0"/>
          <w:bCs/>
          <w:sz w:val="22"/>
          <w:szCs w:val="22"/>
        </w:rPr>
        <w:t xml:space="preserve">Data </w:t>
      </w:r>
      <w:r w:rsidR="00733F95">
        <w:rPr>
          <w:b w:val="0"/>
          <w:bCs/>
          <w:sz w:val="22"/>
          <w:szCs w:val="22"/>
        </w:rPr>
        <w:t>were collected</w:t>
      </w:r>
      <w:r w:rsidR="00015114">
        <w:rPr>
          <w:b w:val="0"/>
          <w:bCs/>
          <w:sz w:val="22"/>
          <w:szCs w:val="22"/>
        </w:rPr>
        <w:t xml:space="preserve"> from the</w:t>
      </w:r>
      <w:r w:rsidR="00BA33FB">
        <w:rPr>
          <w:b w:val="0"/>
          <w:bCs/>
          <w:sz w:val="22"/>
          <w:szCs w:val="22"/>
        </w:rPr>
        <w:t xml:space="preserve"> </w:t>
      </w:r>
      <w:r w:rsidRPr="00BA33FB" w:rsidR="00BA33FB">
        <w:rPr>
          <w:b w:val="0"/>
          <w:bCs/>
          <w:sz w:val="22"/>
          <w:szCs w:val="22"/>
        </w:rPr>
        <w:t>National ENT Hospital in Hanoi, Vietnam, and</w:t>
      </w:r>
      <w:r w:rsidR="00015114">
        <w:rPr>
          <w:b w:val="0"/>
          <w:bCs/>
          <w:sz w:val="22"/>
          <w:szCs w:val="22"/>
        </w:rPr>
        <w:t xml:space="preserve"> the</w:t>
      </w:r>
      <w:r w:rsidRPr="00BA33FB" w:rsidR="00BA33FB">
        <w:rPr>
          <w:b w:val="0"/>
          <w:bCs/>
          <w:sz w:val="22"/>
          <w:szCs w:val="22"/>
        </w:rPr>
        <w:t xml:space="preserve"> Kilimanjaro Christian Medical</w:t>
      </w:r>
      <w:r w:rsidR="00BA33FB">
        <w:rPr>
          <w:b w:val="0"/>
          <w:bCs/>
          <w:sz w:val="22"/>
          <w:szCs w:val="22"/>
        </w:rPr>
        <w:t xml:space="preserve"> </w:t>
      </w:r>
      <w:r w:rsidRPr="00BA33FB" w:rsidR="00BA33FB">
        <w:rPr>
          <w:b w:val="0"/>
          <w:bCs/>
          <w:sz w:val="22"/>
          <w:szCs w:val="22"/>
        </w:rPr>
        <w:t>Center (KCMC) in Moshi, Tanzania</w:t>
      </w:r>
      <w:r w:rsidR="00E978D2">
        <w:rPr>
          <w:b w:val="0"/>
          <w:bCs/>
          <w:sz w:val="22"/>
          <w:szCs w:val="22"/>
        </w:rPr>
        <w:t>.</w:t>
      </w:r>
      <w:r w:rsidR="000C6735">
        <w:rPr>
          <w:b w:val="0"/>
          <w:bCs/>
          <w:sz w:val="22"/>
          <w:szCs w:val="22"/>
        </w:rPr>
        <w:t xml:space="preserve"> </w:t>
      </w:r>
      <w:r w:rsidR="005B1F5A">
        <w:rPr>
          <w:b w:val="0"/>
          <w:bCs/>
          <w:sz w:val="22"/>
          <w:szCs w:val="22"/>
        </w:rPr>
        <w:t>T</w:t>
      </w:r>
      <w:r w:rsidR="00D35397">
        <w:rPr>
          <w:b w:val="0"/>
          <w:bCs/>
          <w:sz w:val="22"/>
          <w:szCs w:val="22"/>
        </w:rPr>
        <w:t>he Vietnam site</w:t>
      </w:r>
      <w:r w:rsidR="005B1F5A">
        <w:rPr>
          <w:b w:val="0"/>
          <w:bCs/>
          <w:sz w:val="22"/>
          <w:szCs w:val="22"/>
        </w:rPr>
        <w:t xml:space="preserve"> used alcohol-fixed stain while the Tanzania site used Pap stain. </w:t>
      </w:r>
      <w:r w:rsidR="00015114">
        <w:rPr>
          <w:b w:val="0"/>
          <w:bCs/>
          <w:sz w:val="22"/>
          <w:szCs w:val="22"/>
        </w:rPr>
        <w:t>In both sites, c</w:t>
      </w:r>
      <w:r w:rsidR="000C6735">
        <w:rPr>
          <w:b w:val="0"/>
          <w:bCs/>
          <w:sz w:val="22"/>
          <w:szCs w:val="22"/>
        </w:rPr>
        <w:t>ytopathology slide image</w:t>
      </w:r>
      <w:r w:rsidR="00015114">
        <w:rPr>
          <w:b w:val="0"/>
          <w:bCs/>
          <w:sz w:val="22"/>
          <w:szCs w:val="22"/>
        </w:rPr>
        <w:t>s were captured by</w:t>
      </w:r>
      <w:r w:rsidR="005B1F5A">
        <w:rPr>
          <w:b w:val="0"/>
          <w:bCs/>
          <w:sz w:val="22"/>
          <w:szCs w:val="22"/>
        </w:rPr>
        <w:t xml:space="preserve"> </w:t>
      </w:r>
      <w:r w:rsidRPr="00EC0F93" w:rsidR="00EC0F93">
        <w:rPr>
          <w:b w:val="0"/>
          <w:bCs/>
          <w:sz w:val="22"/>
          <w:szCs w:val="22"/>
        </w:rPr>
        <w:t>Redmi Note 10S mobile phone camera</w:t>
      </w:r>
      <w:r w:rsidR="00496CFF">
        <w:rPr>
          <w:b w:val="0"/>
          <w:bCs/>
          <w:sz w:val="22"/>
          <w:szCs w:val="22"/>
        </w:rPr>
        <w:t>s</w:t>
      </w:r>
      <w:r w:rsidRPr="00EC0F93" w:rsidR="00EC0F93">
        <w:rPr>
          <w:b w:val="0"/>
          <w:bCs/>
          <w:sz w:val="22"/>
          <w:szCs w:val="22"/>
        </w:rPr>
        <w:t xml:space="preserve"> (Xiaomi Inc)</w:t>
      </w:r>
      <w:r w:rsidR="00496CFF">
        <w:rPr>
          <w:b w:val="0"/>
          <w:bCs/>
          <w:sz w:val="22"/>
          <w:szCs w:val="22"/>
        </w:rPr>
        <w:t xml:space="preserve"> attached to optical microscopes. </w:t>
      </w:r>
      <w:r w:rsidR="00DD5EB2">
        <w:rPr>
          <w:b w:val="0"/>
          <w:bCs/>
          <w:sz w:val="22"/>
          <w:szCs w:val="22"/>
        </w:rPr>
        <w:t>In total,</w:t>
      </w:r>
      <w:r w:rsidR="00087708">
        <w:rPr>
          <w:b w:val="0"/>
          <w:bCs/>
          <w:sz w:val="22"/>
          <w:szCs w:val="22"/>
        </w:rPr>
        <w:t xml:space="preserve"> 2,048 smartphone images from 132 patients</w:t>
      </w:r>
      <w:r w:rsidR="00DD5EB2">
        <w:rPr>
          <w:b w:val="0"/>
          <w:bCs/>
          <w:sz w:val="22"/>
          <w:szCs w:val="22"/>
        </w:rPr>
        <w:t xml:space="preserve"> were collected</w:t>
      </w:r>
      <w:r w:rsidR="00087708">
        <w:rPr>
          <w:b w:val="0"/>
          <w:bCs/>
          <w:sz w:val="22"/>
          <w:szCs w:val="22"/>
        </w:rPr>
        <w:t xml:space="preserve"> from Vietnam site</w:t>
      </w:r>
      <w:r w:rsidR="007C0D13">
        <w:rPr>
          <w:b w:val="0"/>
          <w:bCs/>
          <w:sz w:val="22"/>
          <w:szCs w:val="22"/>
        </w:rPr>
        <w:t>,</w:t>
      </w:r>
      <w:r w:rsidR="00087708">
        <w:rPr>
          <w:b w:val="0"/>
          <w:bCs/>
          <w:sz w:val="22"/>
          <w:szCs w:val="22"/>
        </w:rPr>
        <w:t xml:space="preserve"> and </w:t>
      </w:r>
      <w:r w:rsidR="00AF2629">
        <w:rPr>
          <w:b w:val="0"/>
          <w:bCs/>
          <w:sz w:val="22"/>
          <w:szCs w:val="22"/>
        </w:rPr>
        <w:t xml:space="preserve">1,119 images from 100 patients from </w:t>
      </w:r>
      <w:r w:rsidR="00186789">
        <w:rPr>
          <w:b w:val="0"/>
          <w:bCs/>
          <w:sz w:val="22"/>
          <w:szCs w:val="22"/>
        </w:rPr>
        <w:t xml:space="preserve">Tanzania site. </w:t>
      </w:r>
      <w:r w:rsidR="008B58BD">
        <w:rPr>
          <w:b w:val="0"/>
          <w:bCs/>
          <w:sz w:val="22"/>
          <w:szCs w:val="22"/>
        </w:rPr>
        <w:t>I</w:t>
      </w:r>
      <w:r w:rsidRPr="001526DC" w:rsidR="001526DC">
        <w:rPr>
          <w:b w:val="0"/>
          <w:bCs/>
          <w:sz w:val="22"/>
          <w:szCs w:val="22"/>
        </w:rPr>
        <w:t xml:space="preserve">mages </w:t>
      </w:r>
      <w:r w:rsidR="008B58BD">
        <w:rPr>
          <w:b w:val="0"/>
          <w:bCs/>
          <w:sz w:val="22"/>
          <w:szCs w:val="22"/>
        </w:rPr>
        <w:t xml:space="preserve">from </w:t>
      </w:r>
      <w:r w:rsidRPr="001526DC" w:rsidR="001526DC">
        <w:rPr>
          <w:b w:val="0"/>
          <w:bCs/>
          <w:sz w:val="22"/>
          <w:szCs w:val="22"/>
        </w:rPr>
        <w:t xml:space="preserve">Vietnam </w:t>
      </w:r>
      <w:r w:rsidR="008B58BD">
        <w:rPr>
          <w:b w:val="0"/>
          <w:bCs/>
          <w:sz w:val="22"/>
          <w:szCs w:val="22"/>
        </w:rPr>
        <w:t>site</w:t>
      </w:r>
      <w:r w:rsidRPr="001526DC" w:rsidR="001526DC">
        <w:rPr>
          <w:b w:val="0"/>
          <w:bCs/>
          <w:sz w:val="22"/>
          <w:szCs w:val="22"/>
        </w:rPr>
        <w:t xml:space="preserve"> have resolution </w:t>
      </w:r>
      <w:r w:rsidR="008B58BD">
        <w:rPr>
          <w:b w:val="0"/>
          <w:bCs/>
          <w:sz w:val="22"/>
          <w:szCs w:val="22"/>
        </w:rPr>
        <w:t xml:space="preserve">of </w:t>
      </w:r>
      <w:r w:rsidRPr="001526DC" w:rsidR="001526DC">
        <w:rPr>
          <w:b w:val="0"/>
          <w:bCs/>
          <w:sz w:val="22"/>
          <w:szCs w:val="22"/>
        </w:rPr>
        <w:t xml:space="preserve">2080 </w:t>
      </w:r>
      <w:r w:rsidR="008B58BD">
        <w:rPr>
          <w:b w:val="0"/>
          <w:bCs/>
          <w:sz w:val="22"/>
          <w:szCs w:val="22"/>
        </w:rPr>
        <w:t>x</w:t>
      </w:r>
      <w:r w:rsidRPr="001526DC" w:rsidR="001526DC">
        <w:rPr>
          <w:b w:val="0"/>
          <w:bCs/>
          <w:sz w:val="22"/>
          <w:szCs w:val="22"/>
        </w:rPr>
        <w:t xml:space="preserve"> 4624 p</w:t>
      </w:r>
      <w:r w:rsidR="008B58BD">
        <w:rPr>
          <w:b w:val="0"/>
          <w:bCs/>
          <w:sz w:val="22"/>
          <w:szCs w:val="22"/>
        </w:rPr>
        <w:t>x while</w:t>
      </w:r>
      <w:r w:rsidR="00967BE0">
        <w:rPr>
          <w:b w:val="0"/>
          <w:bCs/>
          <w:sz w:val="22"/>
          <w:szCs w:val="22"/>
        </w:rPr>
        <w:t xml:space="preserve"> from</w:t>
      </w:r>
      <w:r w:rsidRPr="001526DC" w:rsidR="001526DC">
        <w:rPr>
          <w:b w:val="0"/>
          <w:bCs/>
          <w:sz w:val="22"/>
          <w:szCs w:val="22"/>
        </w:rPr>
        <w:t xml:space="preserve"> </w:t>
      </w:r>
      <w:r w:rsidR="00967BE0">
        <w:rPr>
          <w:b w:val="0"/>
          <w:bCs/>
          <w:sz w:val="22"/>
          <w:szCs w:val="22"/>
        </w:rPr>
        <w:t>the</w:t>
      </w:r>
      <w:r w:rsidRPr="001526DC" w:rsidR="001526DC">
        <w:rPr>
          <w:b w:val="0"/>
          <w:bCs/>
          <w:sz w:val="22"/>
          <w:szCs w:val="22"/>
        </w:rPr>
        <w:t xml:space="preserve"> Tanzania dataset 3072 </w:t>
      </w:r>
      <w:r w:rsidR="00967BE0">
        <w:rPr>
          <w:b w:val="0"/>
          <w:bCs/>
          <w:sz w:val="22"/>
          <w:szCs w:val="22"/>
        </w:rPr>
        <w:t>x</w:t>
      </w:r>
      <w:r w:rsidRPr="001526DC" w:rsidR="001526DC">
        <w:rPr>
          <w:b w:val="0"/>
          <w:bCs/>
          <w:sz w:val="22"/>
          <w:szCs w:val="22"/>
        </w:rPr>
        <w:t xml:space="preserve"> 4096 p</w:t>
      </w:r>
      <w:r w:rsidR="00967BE0">
        <w:rPr>
          <w:b w:val="0"/>
          <w:bCs/>
          <w:sz w:val="22"/>
          <w:szCs w:val="22"/>
        </w:rPr>
        <w:t>x</w:t>
      </w:r>
      <w:r w:rsidRPr="001526DC" w:rsidR="001526DC">
        <w:rPr>
          <w:b w:val="0"/>
          <w:bCs/>
          <w:sz w:val="22"/>
          <w:szCs w:val="22"/>
        </w:rPr>
        <w:t>.</w:t>
      </w:r>
      <w:r w:rsidR="00B50F84">
        <w:rPr>
          <w:b w:val="0"/>
          <w:bCs/>
          <w:sz w:val="22"/>
          <w:szCs w:val="22"/>
        </w:rPr>
        <w:t xml:space="preserve"> </w:t>
      </w:r>
      <w:r w:rsidR="00983DCA">
        <w:rPr>
          <w:b w:val="0"/>
          <w:bCs/>
          <w:sz w:val="22"/>
          <w:szCs w:val="22"/>
        </w:rPr>
        <w:t>The</w:t>
      </w:r>
      <w:r w:rsidR="00786212">
        <w:rPr>
          <w:b w:val="0"/>
          <w:bCs/>
          <w:sz w:val="22"/>
          <w:szCs w:val="22"/>
        </w:rPr>
        <w:t xml:space="preserve"> </w:t>
      </w:r>
      <w:r w:rsidR="00983DCA">
        <w:rPr>
          <w:b w:val="0"/>
          <w:bCs/>
          <w:sz w:val="22"/>
          <w:szCs w:val="22"/>
        </w:rPr>
        <w:t xml:space="preserve">images </w:t>
      </w:r>
      <w:r w:rsidR="002D66D8">
        <w:rPr>
          <w:b w:val="0"/>
          <w:bCs/>
          <w:sz w:val="22"/>
          <w:szCs w:val="22"/>
        </w:rPr>
        <w:t>were resized</w:t>
      </w:r>
      <w:r w:rsidR="00786212">
        <w:rPr>
          <w:b w:val="0"/>
          <w:bCs/>
          <w:sz w:val="22"/>
          <w:szCs w:val="22"/>
        </w:rPr>
        <w:t xml:space="preserve"> and crop</w:t>
      </w:r>
      <w:r w:rsidR="002D66D8">
        <w:rPr>
          <w:b w:val="0"/>
          <w:bCs/>
          <w:sz w:val="22"/>
          <w:szCs w:val="22"/>
        </w:rPr>
        <w:t xml:space="preserve"> to 224 x 224 px</w:t>
      </w:r>
      <w:r w:rsidR="008C7062">
        <w:rPr>
          <w:b w:val="0"/>
          <w:bCs/>
          <w:sz w:val="22"/>
          <w:szCs w:val="22"/>
        </w:rPr>
        <w:t xml:space="preserve"> </w:t>
      </w:r>
      <w:r w:rsidR="00DE7F86">
        <w:rPr>
          <w:b w:val="0"/>
          <w:bCs/>
          <w:sz w:val="22"/>
          <w:szCs w:val="22"/>
        </w:rPr>
        <w:t>and divided into</w:t>
      </w:r>
      <w:r w:rsidR="008C7062">
        <w:rPr>
          <w:b w:val="0"/>
          <w:bCs/>
          <w:sz w:val="22"/>
          <w:szCs w:val="22"/>
        </w:rPr>
        <w:t xml:space="preserve"> </w:t>
      </w:r>
      <w:r w:rsidR="0070179E">
        <w:rPr>
          <w:b w:val="0"/>
          <w:bCs/>
          <w:sz w:val="22"/>
          <w:szCs w:val="22"/>
        </w:rPr>
        <w:t xml:space="preserve">a </w:t>
      </w:r>
      <w:r w:rsidR="008C7062">
        <w:rPr>
          <w:b w:val="0"/>
          <w:bCs/>
          <w:sz w:val="22"/>
          <w:szCs w:val="22"/>
        </w:rPr>
        <w:t>training</w:t>
      </w:r>
      <w:r w:rsidR="0070179E">
        <w:rPr>
          <w:b w:val="0"/>
          <w:bCs/>
          <w:sz w:val="22"/>
          <w:szCs w:val="22"/>
        </w:rPr>
        <w:t xml:space="preserve"> set</w:t>
      </w:r>
      <w:r w:rsidR="002932D0">
        <w:rPr>
          <w:b w:val="0"/>
          <w:bCs/>
          <w:sz w:val="22"/>
          <w:szCs w:val="22"/>
        </w:rPr>
        <w:t xml:space="preserve"> (70%</w:t>
      </w:r>
      <w:r w:rsidR="0070179E">
        <w:rPr>
          <w:b w:val="0"/>
          <w:bCs/>
          <w:sz w:val="22"/>
          <w:szCs w:val="22"/>
        </w:rPr>
        <w:t xml:space="preserve"> of patients</w:t>
      </w:r>
      <w:r w:rsidR="002932D0">
        <w:rPr>
          <w:b w:val="0"/>
          <w:bCs/>
          <w:sz w:val="22"/>
          <w:szCs w:val="22"/>
        </w:rPr>
        <w:t xml:space="preserve">) and </w:t>
      </w:r>
      <w:r w:rsidR="0070179E">
        <w:rPr>
          <w:b w:val="0"/>
          <w:bCs/>
          <w:sz w:val="22"/>
          <w:szCs w:val="22"/>
        </w:rPr>
        <w:t xml:space="preserve">a </w:t>
      </w:r>
      <w:r w:rsidR="002932D0">
        <w:rPr>
          <w:b w:val="0"/>
          <w:bCs/>
          <w:sz w:val="22"/>
          <w:szCs w:val="22"/>
        </w:rPr>
        <w:t xml:space="preserve">testing </w:t>
      </w:r>
      <w:r w:rsidR="0070179E">
        <w:rPr>
          <w:b w:val="0"/>
          <w:bCs/>
          <w:sz w:val="22"/>
          <w:szCs w:val="22"/>
        </w:rPr>
        <w:t xml:space="preserve">set </w:t>
      </w:r>
      <w:r w:rsidR="002932D0">
        <w:rPr>
          <w:b w:val="0"/>
          <w:bCs/>
          <w:sz w:val="22"/>
          <w:szCs w:val="22"/>
        </w:rPr>
        <w:t>(30%</w:t>
      </w:r>
      <w:r w:rsidR="0070179E">
        <w:rPr>
          <w:b w:val="0"/>
          <w:bCs/>
          <w:sz w:val="22"/>
          <w:szCs w:val="22"/>
        </w:rPr>
        <w:t xml:space="preserve"> of patients</w:t>
      </w:r>
      <w:r w:rsidR="002932D0">
        <w:rPr>
          <w:b w:val="0"/>
          <w:bCs/>
          <w:sz w:val="22"/>
          <w:szCs w:val="22"/>
        </w:rPr>
        <w:t>)</w:t>
      </w:r>
      <w:r w:rsidR="007F7105">
        <w:rPr>
          <w:b w:val="0"/>
          <w:bCs/>
          <w:sz w:val="22"/>
          <w:szCs w:val="22"/>
        </w:rPr>
        <w:t xml:space="preserve"> in patient-preserved manner</w:t>
      </w:r>
      <w:r w:rsidR="009A36CD">
        <w:rPr>
          <w:b w:val="0"/>
          <w:bCs/>
          <w:sz w:val="22"/>
          <w:szCs w:val="22"/>
        </w:rPr>
        <w:t>.</w:t>
      </w:r>
      <w:r w:rsidR="00D06E0C">
        <w:rPr>
          <w:b w:val="0"/>
          <w:bCs/>
          <w:sz w:val="22"/>
          <w:szCs w:val="22"/>
        </w:rPr>
        <w:t xml:space="preserve"> </w:t>
      </w:r>
      <w:r w:rsidR="00A10951">
        <w:rPr>
          <w:b w:val="0"/>
          <w:bCs/>
          <w:sz w:val="22"/>
          <w:szCs w:val="22"/>
        </w:rPr>
        <w:t xml:space="preserve">All patients have cytopathologist diagnosis and surgical diagnosis with a few </w:t>
      </w:r>
      <w:r w:rsidR="00A10951">
        <w:rPr>
          <w:b w:val="0"/>
          <w:bCs/>
          <w:sz w:val="22"/>
          <w:szCs w:val="22"/>
        </w:rPr>
        <w:t>exception</w:t>
      </w:r>
      <w:r w:rsidR="00A10951">
        <w:rPr>
          <w:b w:val="0"/>
          <w:bCs/>
          <w:sz w:val="22"/>
          <w:szCs w:val="22"/>
        </w:rPr>
        <w:t xml:space="preserve">. </w:t>
      </w:r>
      <w:r w:rsidR="005B4EAA">
        <w:rPr>
          <w:b w:val="0"/>
          <w:bCs/>
          <w:sz w:val="22"/>
          <w:szCs w:val="22"/>
        </w:rPr>
        <w:t xml:space="preserve">We used surgical diagnosis, malignant or benign, of each patient to assign label for all images belong to the patient (i.e., weakly supervision). </w:t>
      </w:r>
      <w:r w:rsidR="0076792D">
        <w:rPr>
          <w:b w:val="0"/>
          <w:bCs/>
          <w:sz w:val="22"/>
          <w:szCs w:val="22"/>
        </w:rPr>
        <w:t>Due to</w:t>
      </w:r>
      <w:r w:rsidR="003B1569">
        <w:rPr>
          <w:b w:val="0"/>
          <w:bCs/>
          <w:sz w:val="22"/>
          <w:szCs w:val="22"/>
        </w:rPr>
        <w:t xml:space="preserve"> </w:t>
      </w:r>
      <w:r w:rsidR="001D6005">
        <w:rPr>
          <w:b w:val="0"/>
          <w:bCs/>
          <w:sz w:val="22"/>
          <w:szCs w:val="22"/>
        </w:rPr>
        <w:t xml:space="preserve">different staining methods and </w:t>
      </w:r>
      <w:r w:rsidR="00D62E12">
        <w:rPr>
          <w:b w:val="0"/>
          <w:bCs/>
          <w:sz w:val="22"/>
          <w:szCs w:val="22"/>
        </w:rPr>
        <w:t xml:space="preserve">optical </w:t>
      </w:r>
      <w:r w:rsidR="00253D63">
        <w:rPr>
          <w:b w:val="0"/>
          <w:bCs/>
          <w:sz w:val="22"/>
          <w:szCs w:val="22"/>
        </w:rPr>
        <w:t>equipment</w:t>
      </w:r>
      <w:r w:rsidR="001D6005">
        <w:rPr>
          <w:b w:val="0"/>
          <w:bCs/>
          <w:sz w:val="22"/>
          <w:szCs w:val="22"/>
        </w:rPr>
        <w:t xml:space="preserve">, </w:t>
      </w:r>
      <w:r w:rsidR="0076792D">
        <w:rPr>
          <w:b w:val="0"/>
          <w:bCs/>
          <w:sz w:val="22"/>
          <w:szCs w:val="22"/>
        </w:rPr>
        <w:t>image</w:t>
      </w:r>
      <w:r w:rsidR="003B1569">
        <w:rPr>
          <w:b w:val="0"/>
          <w:bCs/>
          <w:sz w:val="22"/>
          <w:szCs w:val="22"/>
        </w:rPr>
        <w:t xml:space="preserve"> </w:t>
      </w:r>
      <w:r w:rsidR="00E2297F">
        <w:rPr>
          <w:b w:val="0"/>
          <w:bCs/>
          <w:sz w:val="22"/>
          <w:szCs w:val="22"/>
        </w:rPr>
        <w:t>characteristics</w:t>
      </w:r>
      <w:r w:rsidR="00AB3C83">
        <w:rPr>
          <w:b w:val="0"/>
          <w:bCs/>
          <w:sz w:val="22"/>
          <w:szCs w:val="22"/>
        </w:rPr>
        <w:t xml:space="preserve"> </w:t>
      </w:r>
      <w:r w:rsidR="00E2297F">
        <w:rPr>
          <w:b w:val="0"/>
          <w:bCs/>
          <w:sz w:val="22"/>
          <w:szCs w:val="22"/>
        </w:rPr>
        <w:t>from the two sites</w:t>
      </w:r>
      <w:r w:rsidR="00253D63">
        <w:rPr>
          <w:b w:val="0"/>
          <w:bCs/>
          <w:sz w:val="22"/>
          <w:szCs w:val="22"/>
        </w:rPr>
        <w:t xml:space="preserve"> </w:t>
      </w:r>
      <w:r w:rsidR="00184CD4">
        <w:rPr>
          <w:b w:val="0"/>
          <w:bCs/>
          <w:sz w:val="22"/>
          <w:szCs w:val="22"/>
        </w:rPr>
        <w:t>were</w:t>
      </w:r>
      <w:r w:rsidR="00D62E12">
        <w:rPr>
          <w:b w:val="0"/>
          <w:bCs/>
          <w:sz w:val="22"/>
          <w:szCs w:val="22"/>
        </w:rPr>
        <w:t xml:space="preserve"> </w:t>
      </w:r>
      <w:r w:rsidR="00184CD4">
        <w:rPr>
          <w:b w:val="0"/>
          <w:bCs/>
          <w:sz w:val="22"/>
          <w:szCs w:val="22"/>
        </w:rPr>
        <w:t>noticeably</w:t>
      </w:r>
      <w:r w:rsidR="00D62E12">
        <w:rPr>
          <w:b w:val="0"/>
          <w:bCs/>
          <w:sz w:val="22"/>
          <w:szCs w:val="22"/>
        </w:rPr>
        <w:t xml:space="preserve"> different from each other and </w:t>
      </w:r>
      <w:r w:rsidR="00184CD4">
        <w:rPr>
          <w:b w:val="0"/>
          <w:bCs/>
          <w:sz w:val="22"/>
          <w:szCs w:val="22"/>
        </w:rPr>
        <w:t>from Duke Hospital’s smartphone</w:t>
      </w:r>
      <w:r w:rsidR="00EB22F3">
        <w:rPr>
          <w:b w:val="0"/>
          <w:bCs/>
          <w:sz w:val="22"/>
          <w:szCs w:val="22"/>
        </w:rPr>
        <w:t>-captured slide</w:t>
      </w:r>
      <w:r w:rsidR="00184CD4">
        <w:rPr>
          <w:b w:val="0"/>
          <w:bCs/>
          <w:sz w:val="22"/>
          <w:szCs w:val="22"/>
        </w:rPr>
        <w:t xml:space="preserve"> images</w:t>
      </w:r>
      <w:r w:rsidR="00253D63">
        <w:rPr>
          <w:b w:val="0"/>
          <w:bCs/>
          <w:sz w:val="22"/>
          <w:szCs w:val="22"/>
        </w:rPr>
        <w:t>.</w:t>
      </w:r>
      <w:r w:rsidR="00EB22F3">
        <w:rPr>
          <w:b w:val="0"/>
          <w:bCs/>
          <w:sz w:val="22"/>
          <w:szCs w:val="22"/>
        </w:rPr>
        <w:t xml:space="preserve"> </w:t>
      </w:r>
      <w:r w:rsidR="00830F8C">
        <w:rPr>
          <w:b w:val="0"/>
          <w:bCs/>
          <w:sz w:val="22"/>
          <w:szCs w:val="22"/>
        </w:rPr>
        <w:t>W</w:t>
      </w:r>
      <w:r w:rsidR="00EB22F3">
        <w:rPr>
          <w:b w:val="0"/>
          <w:bCs/>
          <w:sz w:val="22"/>
          <w:szCs w:val="22"/>
        </w:rPr>
        <w:t>e</w:t>
      </w:r>
      <w:r w:rsidR="00830F8C">
        <w:rPr>
          <w:b w:val="0"/>
          <w:bCs/>
          <w:sz w:val="22"/>
          <w:szCs w:val="22"/>
        </w:rPr>
        <w:t xml:space="preserve"> </w:t>
      </w:r>
      <w:r w:rsidR="00D76CAA">
        <w:rPr>
          <w:b w:val="0"/>
          <w:bCs/>
          <w:sz w:val="22"/>
          <w:szCs w:val="22"/>
        </w:rPr>
        <w:t xml:space="preserve">therefore </w:t>
      </w:r>
      <w:r w:rsidR="00830F8C">
        <w:rPr>
          <w:b w:val="0"/>
          <w:bCs/>
          <w:sz w:val="22"/>
          <w:szCs w:val="22"/>
        </w:rPr>
        <w:t>independently trained and test</w:t>
      </w:r>
      <w:r w:rsidR="00E2297F">
        <w:rPr>
          <w:b w:val="0"/>
          <w:bCs/>
          <w:sz w:val="22"/>
          <w:szCs w:val="22"/>
        </w:rPr>
        <w:t xml:space="preserve"> t</w:t>
      </w:r>
      <w:r w:rsidR="00284EF9">
        <w:rPr>
          <w:b w:val="0"/>
          <w:bCs/>
          <w:sz w:val="22"/>
          <w:szCs w:val="22"/>
        </w:rPr>
        <w:t xml:space="preserve">wo </w:t>
      </w:r>
      <w:r w:rsidR="00967BE0">
        <w:rPr>
          <w:b w:val="0"/>
          <w:bCs/>
          <w:sz w:val="22"/>
          <w:szCs w:val="22"/>
        </w:rPr>
        <w:t xml:space="preserve">AI models based on </w:t>
      </w:r>
      <w:r w:rsidR="00403832">
        <w:rPr>
          <w:b w:val="0"/>
          <w:bCs/>
          <w:sz w:val="22"/>
          <w:szCs w:val="22"/>
        </w:rPr>
        <w:t>Efficient</w:t>
      </w:r>
      <w:r w:rsidR="00F20777">
        <w:rPr>
          <w:b w:val="0"/>
          <w:bCs/>
          <w:sz w:val="22"/>
          <w:szCs w:val="22"/>
        </w:rPr>
        <w:t>-b0 architecture (</w:t>
      </w:r>
      <w:hyperlink r:id="rId5" w:history="1">
        <w:r w:rsidRPr="000D3F13" w:rsidR="00F20777">
          <w:rPr>
            <w:rStyle w:val="Hyperlink"/>
            <w:b w:val="0"/>
            <w:bCs/>
            <w:sz w:val="22"/>
            <w:szCs w:val="22"/>
          </w:rPr>
          <w:t>https://arxiv.org/pdf/1905.11946</w:t>
        </w:r>
      </w:hyperlink>
      <w:r w:rsidR="00F20777">
        <w:rPr>
          <w:b w:val="0"/>
          <w:bCs/>
          <w:sz w:val="22"/>
          <w:szCs w:val="22"/>
        </w:rPr>
        <w:t xml:space="preserve">) </w:t>
      </w:r>
      <w:r w:rsidR="00044E61">
        <w:rPr>
          <w:b w:val="0"/>
          <w:bCs/>
          <w:sz w:val="22"/>
          <w:szCs w:val="22"/>
        </w:rPr>
        <w:t>with ImageNet pretrain weights</w:t>
      </w:r>
      <w:r w:rsidR="003B70A2">
        <w:rPr>
          <w:b w:val="0"/>
          <w:bCs/>
          <w:sz w:val="22"/>
          <w:szCs w:val="22"/>
        </w:rPr>
        <w:t xml:space="preserve"> on</w:t>
      </w:r>
      <w:r w:rsidR="00C64070">
        <w:rPr>
          <w:b w:val="0"/>
          <w:bCs/>
          <w:sz w:val="22"/>
          <w:szCs w:val="22"/>
        </w:rPr>
        <w:t xml:space="preserve"> </w:t>
      </w:r>
      <w:r w:rsidR="003B70A2">
        <w:rPr>
          <w:b w:val="0"/>
          <w:bCs/>
          <w:sz w:val="22"/>
          <w:szCs w:val="22"/>
        </w:rPr>
        <w:t xml:space="preserve">Vietnam </w:t>
      </w:r>
      <w:r w:rsidR="00B3386B">
        <w:rPr>
          <w:b w:val="0"/>
          <w:bCs/>
          <w:sz w:val="22"/>
          <w:szCs w:val="22"/>
        </w:rPr>
        <w:t>images</w:t>
      </w:r>
      <w:r w:rsidR="003B70A2">
        <w:rPr>
          <w:b w:val="0"/>
          <w:bCs/>
          <w:sz w:val="22"/>
          <w:szCs w:val="22"/>
        </w:rPr>
        <w:t xml:space="preserve"> and Tanzania </w:t>
      </w:r>
      <w:r w:rsidR="00B3386B">
        <w:rPr>
          <w:b w:val="0"/>
          <w:bCs/>
          <w:sz w:val="22"/>
          <w:szCs w:val="22"/>
        </w:rPr>
        <w:t xml:space="preserve">images. </w:t>
      </w:r>
      <w:r w:rsidR="00FB20DA">
        <w:rPr>
          <w:b w:val="0"/>
          <w:bCs/>
          <w:sz w:val="22"/>
          <w:szCs w:val="22"/>
        </w:rPr>
        <w:t xml:space="preserve">The models were trained on a local machine </w:t>
      </w:r>
      <w:r w:rsidR="00F9533F">
        <w:rPr>
          <w:b w:val="0"/>
          <w:bCs/>
          <w:sz w:val="22"/>
          <w:szCs w:val="22"/>
        </w:rPr>
        <w:t xml:space="preserve">for </w:t>
      </w:r>
      <w:r w:rsidR="001330DE">
        <w:rPr>
          <w:b w:val="0"/>
          <w:bCs/>
          <w:sz w:val="22"/>
          <w:szCs w:val="22"/>
        </w:rPr>
        <w:t>100 epochs</w:t>
      </w:r>
      <w:r w:rsidR="00493BD7">
        <w:rPr>
          <w:b w:val="0"/>
          <w:bCs/>
          <w:sz w:val="22"/>
          <w:szCs w:val="22"/>
        </w:rPr>
        <w:t xml:space="preserve"> using </w:t>
      </w:r>
      <w:r w:rsidR="00493BD7">
        <w:rPr>
          <w:b w:val="0"/>
          <w:bCs/>
          <w:sz w:val="22"/>
          <w:szCs w:val="22"/>
        </w:rPr>
        <w:t>Py</w:t>
      </w:r>
      <w:r w:rsidR="00C304E8">
        <w:rPr>
          <w:b w:val="0"/>
          <w:bCs/>
          <w:sz w:val="22"/>
          <w:szCs w:val="22"/>
        </w:rPr>
        <w:t>T</w:t>
      </w:r>
      <w:r w:rsidR="00493BD7">
        <w:rPr>
          <w:b w:val="0"/>
          <w:bCs/>
          <w:sz w:val="22"/>
          <w:szCs w:val="22"/>
        </w:rPr>
        <w:t>orch</w:t>
      </w:r>
      <w:r w:rsidR="007C4322">
        <w:rPr>
          <w:b w:val="0"/>
          <w:bCs/>
          <w:sz w:val="22"/>
          <w:szCs w:val="22"/>
        </w:rPr>
        <w:t xml:space="preserve"> framework</w:t>
      </w:r>
      <w:r w:rsidR="001330DE">
        <w:rPr>
          <w:b w:val="0"/>
          <w:bCs/>
          <w:sz w:val="22"/>
          <w:szCs w:val="22"/>
        </w:rPr>
        <w:t xml:space="preserve">. Data augmentation </w:t>
      </w:r>
      <w:r w:rsidR="00FD40C9">
        <w:rPr>
          <w:b w:val="0"/>
          <w:bCs/>
          <w:sz w:val="22"/>
          <w:szCs w:val="22"/>
        </w:rPr>
        <w:t>including</w:t>
      </w:r>
      <w:r w:rsidR="00493BD7">
        <w:rPr>
          <w:b w:val="0"/>
          <w:bCs/>
          <w:sz w:val="22"/>
          <w:szCs w:val="22"/>
        </w:rPr>
        <w:t xml:space="preserve"> random crop and flip were using during training. </w:t>
      </w:r>
      <w:r w:rsidR="00493BD7">
        <w:rPr>
          <w:b w:val="0"/>
          <w:bCs/>
          <w:sz w:val="22"/>
          <w:szCs w:val="22"/>
        </w:rPr>
        <w:t>CrossEntropyLoss</w:t>
      </w:r>
      <w:r w:rsidR="00493BD7">
        <w:rPr>
          <w:b w:val="0"/>
          <w:bCs/>
          <w:sz w:val="22"/>
          <w:szCs w:val="22"/>
        </w:rPr>
        <w:t xml:space="preserve"> and Adam were used as loss function and optimizer respectively.</w:t>
      </w:r>
    </w:p>
    <w:p w:rsidR="00750A0F" w:rsidRPr="000D4B9F" w:rsidP="00C12517" w14:paraId="7EE6AADB" w14:textId="77777777">
      <w:pPr>
        <w:pStyle w:val="uTASHeaders"/>
        <w:suppressAutoHyphens/>
        <w:rPr>
          <w:sz w:val="22"/>
          <w:szCs w:val="22"/>
        </w:rPr>
      </w:pPr>
    </w:p>
    <w:p w:rsidR="009D345C" w:rsidRPr="00B82038" w:rsidP="00F50A53" w14:paraId="64034CC3" w14:textId="2B6AC665">
      <w:pPr>
        <w:pStyle w:val="uTASHeaders"/>
        <w:suppressAutoHyphens/>
        <w:rPr>
          <w:b w:val="0"/>
          <w:bCs/>
          <w:sz w:val="22"/>
          <w:szCs w:val="22"/>
        </w:rPr>
      </w:pPr>
      <w:r w:rsidRPr="000D4B9F">
        <w:rPr>
          <w:sz w:val="22"/>
          <w:szCs w:val="22"/>
        </w:rPr>
        <w:t>Results And Discussion</w:t>
      </w:r>
      <w:r w:rsidR="00F50A53">
        <w:rPr>
          <w:sz w:val="22"/>
          <w:szCs w:val="22"/>
        </w:rPr>
        <w:t xml:space="preserve">: </w:t>
      </w:r>
      <w:r w:rsidR="00B82038">
        <w:rPr>
          <w:b w:val="0"/>
          <w:bCs/>
          <w:sz w:val="22"/>
          <w:szCs w:val="22"/>
        </w:rPr>
        <w:t xml:space="preserve">For </w:t>
      </w:r>
      <w:r w:rsidR="00E23F3F">
        <w:rPr>
          <w:b w:val="0"/>
          <w:bCs/>
          <w:sz w:val="22"/>
          <w:szCs w:val="22"/>
        </w:rPr>
        <w:t xml:space="preserve">Vietnam data, the AI </w:t>
      </w:r>
      <w:r w:rsidR="00D53E07">
        <w:rPr>
          <w:b w:val="0"/>
          <w:bCs/>
          <w:sz w:val="22"/>
          <w:szCs w:val="22"/>
        </w:rPr>
        <w:t>achieved 95%</w:t>
      </w:r>
      <w:r w:rsidR="00794C8B">
        <w:rPr>
          <w:b w:val="0"/>
          <w:bCs/>
          <w:sz w:val="22"/>
          <w:szCs w:val="22"/>
        </w:rPr>
        <w:t xml:space="preserve"> accuracy</w:t>
      </w:r>
      <w:r w:rsidR="00C80B24">
        <w:rPr>
          <w:b w:val="0"/>
          <w:bCs/>
          <w:sz w:val="22"/>
          <w:szCs w:val="22"/>
        </w:rPr>
        <w:t xml:space="preserve"> and 95% </w:t>
      </w:r>
      <w:r w:rsidR="00E3603F">
        <w:rPr>
          <w:b w:val="0"/>
          <w:bCs/>
          <w:sz w:val="22"/>
          <w:szCs w:val="22"/>
        </w:rPr>
        <w:t xml:space="preserve">weighted average </w:t>
      </w:r>
      <w:r w:rsidR="00C80B24">
        <w:rPr>
          <w:b w:val="0"/>
          <w:bCs/>
          <w:sz w:val="22"/>
          <w:szCs w:val="22"/>
        </w:rPr>
        <w:t>F1-score</w:t>
      </w:r>
      <w:r w:rsidR="00D53E07">
        <w:rPr>
          <w:b w:val="0"/>
          <w:bCs/>
          <w:sz w:val="22"/>
          <w:szCs w:val="22"/>
        </w:rPr>
        <w:t xml:space="preserve"> with </w:t>
      </w:r>
      <w:r w:rsidR="005457B6">
        <w:rPr>
          <w:b w:val="0"/>
          <w:bCs/>
          <w:sz w:val="22"/>
          <w:szCs w:val="22"/>
        </w:rPr>
        <w:t xml:space="preserve">97% </w:t>
      </w:r>
      <w:r w:rsidR="00D53E07">
        <w:rPr>
          <w:b w:val="0"/>
          <w:bCs/>
          <w:sz w:val="22"/>
          <w:szCs w:val="22"/>
        </w:rPr>
        <w:t xml:space="preserve">sensitivity and </w:t>
      </w:r>
      <w:r w:rsidR="005457B6">
        <w:rPr>
          <w:b w:val="0"/>
          <w:bCs/>
          <w:sz w:val="22"/>
          <w:szCs w:val="22"/>
        </w:rPr>
        <w:t xml:space="preserve">89% </w:t>
      </w:r>
      <w:r w:rsidR="00D53E07">
        <w:rPr>
          <w:b w:val="0"/>
          <w:bCs/>
          <w:sz w:val="22"/>
          <w:szCs w:val="22"/>
        </w:rPr>
        <w:t xml:space="preserve">specificity </w:t>
      </w:r>
      <w:r w:rsidR="00794C8B">
        <w:rPr>
          <w:b w:val="0"/>
          <w:bCs/>
          <w:sz w:val="22"/>
          <w:szCs w:val="22"/>
        </w:rPr>
        <w:t>during testing</w:t>
      </w:r>
      <w:r w:rsidR="00D53E07">
        <w:rPr>
          <w:b w:val="0"/>
          <w:bCs/>
          <w:sz w:val="22"/>
          <w:szCs w:val="22"/>
        </w:rPr>
        <w:t xml:space="preserve">. </w:t>
      </w:r>
      <w:r w:rsidR="00127722">
        <w:rPr>
          <w:b w:val="0"/>
          <w:bCs/>
          <w:sz w:val="22"/>
          <w:szCs w:val="22"/>
        </w:rPr>
        <w:t xml:space="preserve">For Tanzania data, the AI achieved 88% accuracy and 90% </w:t>
      </w:r>
      <w:r w:rsidR="00E3603F">
        <w:rPr>
          <w:b w:val="0"/>
          <w:bCs/>
          <w:sz w:val="22"/>
          <w:szCs w:val="22"/>
        </w:rPr>
        <w:t xml:space="preserve">weighted average </w:t>
      </w:r>
      <w:r w:rsidR="00127722">
        <w:rPr>
          <w:b w:val="0"/>
          <w:bCs/>
          <w:sz w:val="22"/>
          <w:szCs w:val="22"/>
        </w:rPr>
        <w:t xml:space="preserve">F1-score with </w:t>
      </w:r>
      <w:r w:rsidR="005457B6">
        <w:rPr>
          <w:b w:val="0"/>
          <w:bCs/>
          <w:sz w:val="22"/>
          <w:szCs w:val="22"/>
        </w:rPr>
        <w:t xml:space="preserve">100% </w:t>
      </w:r>
      <w:r w:rsidR="00127722">
        <w:rPr>
          <w:b w:val="0"/>
          <w:bCs/>
          <w:sz w:val="22"/>
          <w:szCs w:val="22"/>
        </w:rPr>
        <w:t xml:space="preserve">sensitivity and </w:t>
      </w:r>
      <w:r w:rsidR="005457B6">
        <w:rPr>
          <w:b w:val="0"/>
          <w:bCs/>
          <w:sz w:val="22"/>
          <w:szCs w:val="22"/>
        </w:rPr>
        <w:t xml:space="preserve">87% </w:t>
      </w:r>
      <w:r w:rsidR="00127722">
        <w:rPr>
          <w:b w:val="0"/>
          <w:bCs/>
          <w:sz w:val="22"/>
          <w:szCs w:val="22"/>
        </w:rPr>
        <w:t>specificity of during testing.</w:t>
      </w:r>
      <w:r w:rsidR="005457B6">
        <w:rPr>
          <w:b w:val="0"/>
          <w:bCs/>
          <w:sz w:val="22"/>
          <w:szCs w:val="22"/>
        </w:rPr>
        <w:t xml:space="preserve"> </w:t>
      </w:r>
      <w:r w:rsidR="00DE7F86">
        <w:rPr>
          <w:b w:val="0"/>
          <w:bCs/>
          <w:sz w:val="22"/>
          <w:szCs w:val="22"/>
        </w:rPr>
        <w:t xml:space="preserve">We attempted to explain the </w:t>
      </w:r>
      <w:r w:rsidR="003B031D">
        <w:rPr>
          <w:b w:val="0"/>
          <w:bCs/>
          <w:sz w:val="22"/>
          <w:szCs w:val="22"/>
        </w:rPr>
        <w:t xml:space="preserve">models’ predictions using </w:t>
      </w:r>
      <w:r w:rsidR="00AA3F89">
        <w:rPr>
          <w:b w:val="0"/>
          <w:bCs/>
          <w:sz w:val="22"/>
          <w:szCs w:val="22"/>
        </w:rPr>
        <w:t xml:space="preserve">an Occlusion-based approach and </w:t>
      </w:r>
      <w:r w:rsidR="00AA3F89">
        <w:rPr>
          <w:b w:val="0"/>
          <w:bCs/>
          <w:sz w:val="22"/>
          <w:szCs w:val="22"/>
        </w:rPr>
        <w:t>Captum</w:t>
      </w:r>
      <w:r w:rsidR="00AA3F89">
        <w:rPr>
          <w:b w:val="0"/>
          <w:bCs/>
          <w:sz w:val="22"/>
          <w:szCs w:val="22"/>
        </w:rPr>
        <w:t xml:space="preserve"> library</w:t>
      </w:r>
      <w:r w:rsidR="00261D29">
        <w:rPr>
          <w:b w:val="0"/>
          <w:bCs/>
          <w:sz w:val="22"/>
          <w:szCs w:val="22"/>
        </w:rPr>
        <w:t xml:space="preserve"> (link to </w:t>
      </w:r>
      <w:r w:rsidR="00261D29">
        <w:rPr>
          <w:b w:val="0"/>
          <w:bCs/>
          <w:sz w:val="22"/>
          <w:szCs w:val="22"/>
        </w:rPr>
        <w:t>Captum</w:t>
      </w:r>
      <w:r w:rsidR="00261D29">
        <w:rPr>
          <w:b w:val="0"/>
          <w:bCs/>
          <w:sz w:val="22"/>
          <w:szCs w:val="22"/>
        </w:rPr>
        <w:t xml:space="preserve"> website)</w:t>
      </w:r>
      <w:r w:rsidR="00AA3F89">
        <w:rPr>
          <w:b w:val="0"/>
          <w:bCs/>
          <w:sz w:val="22"/>
          <w:szCs w:val="22"/>
        </w:rPr>
        <w:t>.</w:t>
      </w:r>
      <w:r w:rsidR="00261D29">
        <w:rPr>
          <w:b w:val="0"/>
          <w:bCs/>
          <w:sz w:val="22"/>
          <w:szCs w:val="22"/>
        </w:rPr>
        <w:t xml:space="preserve"> The results showed that </w:t>
      </w:r>
      <w:r w:rsidR="00893C00">
        <w:rPr>
          <w:b w:val="0"/>
          <w:bCs/>
          <w:sz w:val="22"/>
          <w:szCs w:val="22"/>
        </w:rPr>
        <w:t xml:space="preserve">for most of the images, the models </w:t>
      </w:r>
      <w:r w:rsidR="0030119F">
        <w:rPr>
          <w:b w:val="0"/>
          <w:bCs/>
          <w:sz w:val="22"/>
          <w:szCs w:val="22"/>
        </w:rPr>
        <w:t xml:space="preserve">correctly looked at cell regions when making predictions. </w:t>
      </w:r>
      <w:r w:rsidR="003C0BD4">
        <w:rPr>
          <w:b w:val="0"/>
          <w:bCs/>
          <w:sz w:val="22"/>
          <w:szCs w:val="22"/>
        </w:rPr>
        <w:t xml:space="preserve">AI models often lack </w:t>
      </w:r>
      <w:r w:rsidR="00017E32">
        <w:rPr>
          <w:b w:val="0"/>
          <w:bCs/>
          <w:sz w:val="22"/>
          <w:szCs w:val="22"/>
        </w:rPr>
        <w:t>explainability</w:t>
      </w:r>
      <w:r w:rsidR="00960BBA">
        <w:rPr>
          <w:b w:val="0"/>
          <w:bCs/>
          <w:sz w:val="22"/>
          <w:szCs w:val="22"/>
        </w:rPr>
        <w:t xml:space="preserve">, a problem commonly known as “black box” issue. Without </w:t>
      </w:r>
      <w:r w:rsidR="00AC1954">
        <w:rPr>
          <w:b w:val="0"/>
          <w:bCs/>
          <w:sz w:val="22"/>
          <w:szCs w:val="22"/>
        </w:rPr>
        <w:t>explanation, user tend to less trust on A</w:t>
      </w:r>
      <w:r w:rsidR="004321A6">
        <w:rPr>
          <w:b w:val="0"/>
          <w:bCs/>
          <w:sz w:val="22"/>
          <w:szCs w:val="22"/>
        </w:rPr>
        <w:t>I</w:t>
      </w:r>
      <w:r w:rsidR="009D5384">
        <w:rPr>
          <w:b w:val="0"/>
          <w:bCs/>
          <w:sz w:val="22"/>
          <w:szCs w:val="22"/>
        </w:rPr>
        <w:t>s’</w:t>
      </w:r>
      <w:r w:rsidR="00AC1954">
        <w:rPr>
          <w:b w:val="0"/>
          <w:bCs/>
          <w:sz w:val="22"/>
          <w:szCs w:val="22"/>
        </w:rPr>
        <w:t xml:space="preserve"> prediction</w:t>
      </w:r>
      <w:r w:rsidR="009D5384">
        <w:rPr>
          <w:b w:val="0"/>
          <w:bCs/>
          <w:sz w:val="22"/>
          <w:szCs w:val="22"/>
        </w:rPr>
        <w:t xml:space="preserve">s, </w:t>
      </w:r>
      <w:r w:rsidR="00296715">
        <w:rPr>
          <w:b w:val="0"/>
          <w:bCs/>
          <w:sz w:val="22"/>
          <w:szCs w:val="22"/>
        </w:rPr>
        <w:t xml:space="preserve">which in turn could </w:t>
      </w:r>
      <w:r w:rsidR="00D9798F">
        <w:rPr>
          <w:b w:val="0"/>
          <w:bCs/>
          <w:sz w:val="22"/>
          <w:szCs w:val="22"/>
        </w:rPr>
        <w:t>hinder</w:t>
      </w:r>
      <w:r w:rsidR="009D5384">
        <w:rPr>
          <w:b w:val="0"/>
          <w:bCs/>
          <w:sz w:val="22"/>
          <w:szCs w:val="22"/>
        </w:rPr>
        <w:t xml:space="preserve"> </w:t>
      </w:r>
      <w:r w:rsidR="000E0CE0">
        <w:rPr>
          <w:b w:val="0"/>
          <w:bCs/>
          <w:sz w:val="22"/>
          <w:szCs w:val="22"/>
        </w:rPr>
        <w:t>AI</w:t>
      </w:r>
      <w:r w:rsidR="009D5384">
        <w:rPr>
          <w:b w:val="0"/>
          <w:bCs/>
          <w:sz w:val="22"/>
          <w:szCs w:val="22"/>
        </w:rPr>
        <w:t xml:space="preserve"> </w:t>
      </w:r>
      <w:r w:rsidR="00D9798F">
        <w:rPr>
          <w:b w:val="0"/>
          <w:bCs/>
          <w:sz w:val="22"/>
          <w:szCs w:val="22"/>
        </w:rPr>
        <w:t>de</w:t>
      </w:r>
      <w:r w:rsidR="009D5384">
        <w:rPr>
          <w:b w:val="0"/>
          <w:bCs/>
          <w:sz w:val="22"/>
          <w:szCs w:val="22"/>
        </w:rPr>
        <w:t>ployment in clinical workflow</w:t>
      </w:r>
      <w:r w:rsidR="004143FA">
        <w:rPr>
          <w:b w:val="0"/>
          <w:bCs/>
          <w:sz w:val="22"/>
          <w:szCs w:val="22"/>
        </w:rPr>
        <w:t>. Our model</w:t>
      </w:r>
      <w:r w:rsidR="00BB7B7F">
        <w:rPr>
          <w:b w:val="0"/>
          <w:bCs/>
          <w:sz w:val="22"/>
          <w:szCs w:val="22"/>
        </w:rPr>
        <w:t>s</w:t>
      </w:r>
      <w:r w:rsidR="004143FA">
        <w:rPr>
          <w:b w:val="0"/>
          <w:bCs/>
          <w:sz w:val="22"/>
          <w:szCs w:val="22"/>
        </w:rPr>
        <w:t xml:space="preserve"> exhibit high</w:t>
      </w:r>
      <w:r w:rsidR="00BB7B7F">
        <w:rPr>
          <w:b w:val="0"/>
          <w:bCs/>
          <w:sz w:val="22"/>
          <w:szCs w:val="22"/>
        </w:rPr>
        <w:t xml:space="preserve"> accuracy on data collected from two LMICs</w:t>
      </w:r>
      <w:r w:rsidR="00315AC8">
        <w:rPr>
          <w:b w:val="0"/>
          <w:bCs/>
          <w:sz w:val="22"/>
          <w:szCs w:val="22"/>
        </w:rPr>
        <w:t>,</w:t>
      </w:r>
      <w:r w:rsidR="00BB7B7F">
        <w:rPr>
          <w:b w:val="0"/>
          <w:bCs/>
          <w:sz w:val="22"/>
          <w:szCs w:val="22"/>
        </w:rPr>
        <w:t xml:space="preserve"> Vietnam and Tanzania</w:t>
      </w:r>
      <w:r w:rsidR="00315AC8">
        <w:rPr>
          <w:b w:val="0"/>
          <w:bCs/>
          <w:sz w:val="22"/>
          <w:szCs w:val="22"/>
        </w:rPr>
        <w:t>,</w:t>
      </w:r>
      <w:r w:rsidR="00A32FB2">
        <w:rPr>
          <w:b w:val="0"/>
          <w:bCs/>
          <w:sz w:val="22"/>
          <w:szCs w:val="22"/>
        </w:rPr>
        <w:t xml:space="preserve"> and </w:t>
      </w:r>
      <w:r w:rsidR="00FF740D">
        <w:rPr>
          <w:b w:val="0"/>
          <w:bCs/>
          <w:sz w:val="22"/>
          <w:szCs w:val="22"/>
        </w:rPr>
        <w:t>their predictions can be explained</w:t>
      </w:r>
      <w:r w:rsidR="00315AC8">
        <w:rPr>
          <w:b w:val="0"/>
          <w:bCs/>
          <w:sz w:val="22"/>
          <w:szCs w:val="22"/>
        </w:rPr>
        <w:t xml:space="preserve"> via heat maps </w:t>
      </w:r>
      <w:r w:rsidR="00BF755E">
        <w:rPr>
          <w:b w:val="0"/>
          <w:bCs/>
          <w:sz w:val="22"/>
          <w:szCs w:val="22"/>
        </w:rPr>
        <w:t xml:space="preserve">highlighting </w:t>
      </w:r>
      <w:r w:rsidR="00FF740D">
        <w:rPr>
          <w:b w:val="0"/>
          <w:bCs/>
          <w:sz w:val="22"/>
          <w:szCs w:val="22"/>
        </w:rPr>
        <w:t xml:space="preserve">the </w:t>
      </w:r>
      <w:r w:rsidR="001326E3">
        <w:rPr>
          <w:b w:val="0"/>
          <w:bCs/>
          <w:sz w:val="22"/>
          <w:szCs w:val="22"/>
        </w:rPr>
        <w:t>region</w:t>
      </w:r>
      <w:r w:rsidR="003F1C54">
        <w:rPr>
          <w:b w:val="0"/>
          <w:bCs/>
          <w:sz w:val="22"/>
          <w:szCs w:val="22"/>
        </w:rPr>
        <w:t>s</w:t>
      </w:r>
      <w:r w:rsidR="001326E3">
        <w:rPr>
          <w:b w:val="0"/>
          <w:bCs/>
          <w:sz w:val="22"/>
          <w:szCs w:val="22"/>
        </w:rPr>
        <w:t xml:space="preserve"> that are important to model’s predictions</w:t>
      </w:r>
      <w:r w:rsidR="006329E0">
        <w:rPr>
          <w:b w:val="0"/>
          <w:bCs/>
          <w:sz w:val="22"/>
          <w:szCs w:val="22"/>
        </w:rPr>
        <w:t xml:space="preserve">. </w:t>
      </w:r>
      <w:r w:rsidR="0030119F">
        <w:rPr>
          <w:b w:val="0"/>
          <w:bCs/>
          <w:sz w:val="22"/>
          <w:szCs w:val="22"/>
        </w:rPr>
        <w:t xml:space="preserve">This </w:t>
      </w:r>
      <w:r w:rsidR="003F1C54">
        <w:rPr>
          <w:b w:val="0"/>
          <w:bCs/>
          <w:sz w:val="22"/>
          <w:szCs w:val="22"/>
        </w:rPr>
        <w:t>approach</w:t>
      </w:r>
      <w:r w:rsidR="0030119F">
        <w:rPr>
          <w:b w:val="0"/>
          <w:bCs/>
          <w:sz w:val="22"/>
          <w:szCs w:val="22"/>
        </w:rPr>
        <w:t xml:space="preserve"> is </w:t>
      </w:r>
      <w:r w:rsidR="00E154AC">
        <w:rPr>
          <w:b w:val="0"/>
          <w:bCs/>
          <w:sz w:val="22"/>
          <w:szCs w:val="22"/>
        </w:rPr>
        <w:t xml:space="preserve">promising and </w:t>
      </w:r>
      <w:r w:rsidR="002C3E4D">
        <w:rPr>
          <w:b w:val="0"/>
          <w:bCs/>
          <w:sz w:val="22"/>
          <w:szCs w:val="22"/>
        </w:rPr>
        <w:t>have potential to improve thyroid cancer diagnosis in LMICs.</w:t>
      </w:r>
    </w:p>
    <w:p w:rsidR="007A6689" w:rsidRPr="005F0509" w:rsidP="00DE25B6" w14:paraId="7249FCAA" w14:textId="3BD84500">
      <w:pPr>
        <w:pStyle w:val="uTASFigureHeading"/>
        <w:ind w:firstLine="0"/>
        <w:rPr>
          <w:i w:val="0"/>
          <w:iCs/>
          <w:sz w:val="22"/>
          <w:szCs w:val="22"/>
        </w:rPr>
      </w:pPr>
      <w:r>
        <w:rPr>
          <w:i w:val="0"/>
          <w:iCs/>
          <w:noProof/>
          <w:sz w:val="22"/>
          <w:szCs w:val="22"/>
        </w:rPr>
        <w:drawing>
          <wp:inline distT="0" distB="0" distL="0" distR="0">
            <wp:extent cx="6362166" cy="3721100"/>
            <wp:effectExtent l="0" t="0" r="0" b="0"/>
            <wp:docPr id="90024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68231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180" cy="3735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6D8E" w:rsidRPr="000D4B9F" w:rsidP="00DE25B6" w14:paraId="3DB2AB9B" w14:textId="04D19E76">
      <w:pPr>
        <w:pStyle w:val="uTASFigureHeading"/>
        <w:ind w:firstLine="0"/>
        <w:rPr>
          <w:sz w:val="22"/>
          <w:szCs w:val="22"/>
        </w:rPr>
      </w:pPr>
      <w:r w:rsidRPr="000D4B9F">
        <w:rPr>
          <w:sz w:val="22"/>
          <w:szCs w:val="22"/>
        </w:rPr>
        <w:t xml:space="preserve">Figure </w:t>
      </w:r>
      <w:r w:rsidR="001719B4">
        <w:rPr>
          <w:sz w:val="22"/>
          <w:szCs w:val="22"/>
        </w:rPr>
        <w:t>1</w:t>
      </w:r>
      <w:r w:rsidRPr="000D4B9F">
        <w:rPr>
          <w:sz w:val="22"/>
          <w:szCs w:val="22"/>
        </w:rPr>
        <w:t xml:space="preserve">:  </w:t>
      </w:r>
      <w:r w:rsidR="007E4018">
        <w:rPr>
          <w:sz w:val="22"/>
          <w:szCs w:val="22"/>
        </w:rPr>
        <w:t>Explainable AI based on m</w:t>
      </w:r>
      <w:r w:rsidR="00E342FF">
        <w:rPr>
          <w:sz w:val="22"/>
          <w:szCs w:val="22"/>
        </w:rPr>
        <w:t>ult</w:t>
      </w:r>
      <w:r w:rsidR="003B56E0">
        <w:rPr>
          <w:sz w:val="22"/>
          <w:szCs w:val="22"/>
        </w:rPr>
        <w:t>i</w:t>
      </w:r>
      <w:r w:rsidR="00BB037E">
        <w:rPr>
          <w:sz w:val="22"/>
          <w:szCs w:val="22"/>
        </w:rPr>
        <w:t>-</w:t>
      </w:r>
      <w:r w:rsidR="00E342FF">
        <w:rPr>
          <w:sz w:val="22"/>
          <w:szCs w:val="22"/>
        </w:rPr>
        <w:t xml:space="preserve"> instance learning </w:t>
      </w:r>
      <w:r w:rsidR="00FF2F09">
        <w:rPr>
          <w:sz w:val="22"/>
          <w:szCs w:val="22"/>
        </w:rPr>
        <w:t>for thyroid cancer detection from cytopathology images captured by smartphone</w:t>
      </w:r>
      <w:r w:rsidRPr="000D4B9F" w:rsidR="001358D3">
        <w:rPr>
          <w:sz w:val="22"/>
          <w:szCs w:val="22"/>
        </w:rPr>
        <w:t>.</w:t>
      </w:r>
      <w:r w:rsidR="007E4018">
        <w:rPr>
          <w:sz w:val="22"/>
          <w:szCs w:val="22"/>
        </w:rPr>
        <w:t xml:space="preserve"> Multiple </w:t>
      </w:r>
      <w:r w:rsidR="008C2BAF">
        <w:rPr>
          <w:sz w:val="22"/>
          <w:szCs w:val="22"/>
        </w:rPr>
        <w:t xml:space="preserve">images from a patient </w:t>
      </w:r>
      <w:r w:rsidR="00F12B5C">
        <w:rPr>
          <w:sz w:val="22"/>
          <w:szCs w:val="22"/>
        </w:rPr>
        <w:t>were sequentially input into an AI model th</w:t>
      </w:r>
      <w:r w:rsidR="00B53CA5">
        <w:rPr>
          <w:sz w:val="22"/>
          <w:szCs w:val="22"/>
        </w:rPr>
        <w:t>at output prediction for each input image</w:t>
      </w:r>
      <w:r w:rsidR="002E7FEA">
        <w:rPr>
          <w:sz w:val="22"/>
          <w:szCs w:val="22"/>
        </w:rPr>
        <w:t xml:space="preserve"> together with heatmap showing the region(s) that are important to </w:t>
      </w:r>
      <w:r w:rsidR="004A2A32">
        <w:rPr>
          <w:sz w:val="22"/>
          <w:szCs w:val="22"/>
        </w:rPr>
        <w:t>AI’s prediction. The predictions were combined using majority voting to create a final prediction</w:t>
      </w:r>
      <w:r w:rsidR="0078017F">
        <w:rPr>
          <w:sz w:val="22"/>
          <w:szCs w:val="22"/>
        </w:rPr>
        <w:t xml:space="preserve"> for the patient.</w:t>
      </w:r>
      <w:r w:rsidR="004A2A32">
        <w:rPr>
          <w:sz w:val="22"/>
          <w:szCs w:val="22"/>
        </w:rPr>
        <w:t xml:space="preserve"> </w:t>
      </w:r>
    </w:p>
    <w:p w:rsidR="00C95157" w:rsidRPr="000D4B9F" w:rsidP="0093065C" w14:paraId="357594BB" w14:textId="77777777">
      <w:pPr>
        <w:ind w:firstLine="0"/>
        <w:rPr>
          <w:color w:val="000000" w:themeColor="text1"/>
          <w:sz w:val="22"/>
          <w:szCs w:val="22"/>
        </w:rPr>
      </w:pPr>
    </w:p>
    <w:p w:rsidR="00F5712E" w:rsidP="00D3080F" w14:paraId="1ABAB62D" w14:textId="70855267">
      <w:pPr>
        <w:pStyle w:val="uTASHeaders"/>
        <w:rPr>
          <w:b w:val="0"/>
          <w:bCs/>
          <w:sz w:val="22"/>
          <w:szCs w:val="22"/>
        </w:rPr>
      </w:pPr>
      <w:r w:rsidRPr="000D4B9F">
        <w:rPr>
          <w:sz w:val="22"/>
          <w:szCs w:val="22"/>
        </w:rPr>
        <w:t>Conclusion</w:t>
      </w:r>
      <w:r w:rsidR="00560145">
        <w:rPr>
          <w:sz w:val="22"/>
          <w:szCs w:val="22"/>
        </w:rPr>
        <w:t xml:space="preserve">s: </w:t>
      </w:r>
      <w:r w:rsidRPr="00560145" w:rsidR="00C76B07">
        <w:rPr>
          <w:b w:val="0"/>
          <w:bCs/>
          <w:sz w:val="22"/>
          <w:szCs w:val="22"/>
        </w:rPr>
        <w:t xml:space="preserve">In this work, we report </w:t>
      </w:r>
      <w:r w:rsidRPr="0059693D" w:rsidR="0059693D">
        <w:rPr>
          <w:b w:val="0"/>
          <w:bCs/>
          <w:sz w:val="22"/>
          <w:szCs w:val="22"/>
        </w:rPr>
        <w:t>AI model</w:t>
      </w:r>
      <w:r w:rsidR="00E5573F">
        <w:rPr>
          <w:b w:val="0"/>
          <w:bCs/>
          <w:sz w:val="22"/>
          <w:szCs w:val="22"/>
        </w:rPr>
        <w:t>s</w:t>
      </w:r>
      <w:r w:rsidRPr="0059693D" w:rsidR="0059693D">
        <w:rPr>
          <w:b w:val="0"/>
          <w:bCs/>
          <w:sz w:val="22"/>
          <w:szCs w:val="22"/>
        </w:rPr>
        <w:t xml:space="preserve"> for thyroid cancer detection </w:t>
      </w:r>
      <w:r w:rsidR="00DF7341">
        <w:rPr>
          <w:b w:val="0"/>
          <w:bCs/>
          <w:sz w:val="22"/>
          <w:szCs w:val="22"/>
        </w:rPr>
        <w:t xml:space="preserve">smartphone-captured </w:t>
      </w:r>
      <w:r w:rsidRPr="0059693D" w:rsidR="0059693D">
        <w:rPr>
          <w:b w:val="0"/>
          <w:bCs/>
          <w:sz w:val="22"/>
          <w:szCs w:val="22"/>
        </w:rPr>
        <w:t xml:space="preserve">cytopathology images </w:t>
      </w:r>
      <w:r w:rsidR="00DF7341">
        <w:rPr>
          <w:b w:val="0"/>
          <w:bCs/>
          <w:sz w:val="22"/>
          <w:szCs w:val="22"/>
        </w:rPr>
        <w:t>collected from two LMICs, Vietnam and Tanzania</w:t>
      </w:r>
      <w:r w:rsidRPr="00560145" w:rsidR="00C76B07">
        <w:rPr>
          <w:b w:val="0"/>
          <w:bCs/>
          <w:sz w:val="22"/>
          <w:szCs w:val="22"/>
        </w:rPr>
        <w:t>.</w:t>
      </w:r>
      <w:r w:rsidR="00E5573F">
        <w:rPr>
          <w:b w:val="0"/>
          <w:bCs/>
          <w:sz w:val="22"/>
          <w:szCs w:val="22"/>
        </w:rPr>
        <w:t xml:space="preserve"> The model exhibit </w:t>
      </w:r>
      <w:r w:rsidR="005F4AF7">
        <w:rPr>
          <w:b w:val="0"/>
          <w:bCs/>
          <w:sz w:val="22"/>
          <w:szCs w:val="22"/>
        </w:rPr>
        <w:t>95% and 88% accuracies when test</w:t>
      </w:r>
      <w:r w:rsidR="00355774">
        <w:rPr>
          <w:b w:val="0"/>
          <w:bCs/>
          <w:sz w:val="22"/>
          <w:szCs w:val="22"/>
        </w:rPr>
        <w:t xml:space="preserve"> on Vietnam and Tanzania data, respectively. The model</w:t>
      </w:r>
      <w:r w:rsidR="002E6207">
        <w:rPr>
          <w:b w:val="0"/>
          <w:bCs/>
          <w:sz w:val="22"/>
          <w:szCs w:val="22"/>
        </w:rPr>
        <w:t>s’</w:t>
      </w:r>
      <w:r w:rsidR="00355774">
        <w:rPr>
          <w:b w:val="0"/>
          <w:bCs/>
          <w:sz w:val="22"/>
          <w:szCs w:val="22"/>
        </w:rPr>
        <w:t xml:space="preserve"> predictions can be explained via heatmaps highlighting regions </w:t>
      </w:r>
      <w:r w:rsidR="002E6207">
        <w:rPr>
          <w:b w:val="0"/>
          <w:bCs/>
          <w:sz w:val="22"/>
          <w:szCs w:val="22"/>
        </w:rPr>
        <w:t xml:space="preserve">at which the models are looking. </w:t>
      </w:r>
    </w:p>
    <w:p w:rsidR="00BA42CD" w:rsidRPr="00D3080F" w:rsidP="00D3080F" w14:paraId="5F33814A" w14:textId="77777777">
      <w:pPr>
        <w:pStyle w:val="uTASHeaders"/>
        <w:rPr>
          <w:b w:val="0"/>
          <w:bCs/>
          <w:sz w:val="22"/>
          <w:szCs w:val="22"/>
        </w:rPr>
      </w:pPr>
    </w:p>
    <w:p w:rsidR="005B58F0" w:rsidRPr="00B64D91" w:rsidP="00B64D91" w14:paraId="621E30F5" w14:textId="437F55FD">
      <w:pPr>
        <w:pStyle w:val="pf0"/>
        <w:pPrChange w:id="9" w:author="Walter Lee, M.D." w:date="2024-05-13T23:37:00Z">
          <w:pPr>
            <w:ind w:firstLine="0"/>
          </w:pPr>
        </w:pPrChange>
        <w:rPr>
          <w:rFonts w:ascii="Arial" w:hAnsi="Arial" w:cs="Arial"/>
          <w:sz w:val="20"/>
          <w:szCs w:val="20"/>
          <w:rPrChange w:id="10" w:author="Walter Lee, M.D." w:date="2024-05-13T23:37:00Z">
            <w:rPr>
              <w:sz w:val="22"/>
              <w:szCs w:val="22"/>
            </w:rPr>
          </w:rPrChange>
        </w:rPr>
      </w:pPr>
      <w:r w:rsidRPr="000D4B9F">
        <w:rPr>
          <w:b/>
          <w:sz w:val="22"/>
          <w:szCs w:val="22"/>
        </w:rPr>
        <w:t>Acknowledgements</w:t>
      </w:r>
      <w:r w:rsidR="00560145">
        <w:rPr>
          <w:b/>
          <w:sz w:val="22"/>
          <w:szCs w:val="22"/>
        </w:rPr>
        <w:t xml:space="preserve">: </w:t>
      </w:r>
      <w:r w:rsidRPr="000D4B9F" w:rsidR="00FB372F">
        <w:rPr>
          <w:sz w:val="22"/>
          <w:szCs w:val="22"/>
        </w:rPr>
        <w:t>The authors graciously acknowledge funding from the National Institutes of Health (</w:t>
      </w:r>
      <w:ins w:id="11" w:author="Walter Lee, M.D." w:date="2024-05-13T23:37:00Z">
        <w:r w:rsidR="00B64D91">
          <w:rPr>
            <w:rStyle w:val="cf01"/>
          </w:rPr>
          <w:t>1R21CA268428-01 NC</w:t>
        </w:r>
      </w:ins>
      <w:ins w:id="12" w:author="Walter Lee, M.D." w:date="2024-05-13T23:37:00Z">
        <w:r w:rsidR="00B64D91">
          <w:rPr>
            <w:rStyle w:val="cf01"/>
          </w:rPr>
          <w:t>)</w:t>
        </w:r>
      </w:ins>
      <w:del w:id="13" w:author="Walter Lee, M.D." w:date="2024-05-13T23:36:00Z">
        <w:r w:rsidR="0081105E">
          <w:rPr>
            <w:sz w:val="22"/>
            <w:szCs w:val="22"/>
          </w:rPr>
          <w:delText>…</w:delText>
        </w:r>
      </w:del>
      <w:r w:rsidRPr="000D4B9F" w:rsidR="00FB372F">
        <w:rPr>
          <w:sz w:val="22"/>
          <w:szCs w:val="22"/>
        </w:rPr>
        <w:t>)</w:t>
      </w:r>
      <w:r w:rsidR="0081105E">
        <w:rPr>
          <w:sz w:val="22"/>
          <w:szCs w:val="22"/>
        </w:rPr>
        <w:t>.</w:t>
      </w:r>
    </w:p>
    <w:p w:rsidR="00B6153E" w:rsidP="00F50A53" w14:paraId="0BC9C2E4" w14:textId="26848946">
      <w:pPr>
        <w:pStyle w:val="uTASHeaders"/>
        <w:rPr>
          <w:b w:val="0"/>
          <w:bCs/>
          <w:sz w:val="22"/>
          <w:szCs w:val="22"/>
        </w:rPr>
      </w:pPr>
      <w:r>
        <w:rPr>
          <w:sz w:val="22"/>
          <w:szCs w:val="22"/>
        </w:rPr>
        <w:t>†</w:t>
      </w:r>
      <w:r w:rsidR="00C30D0B">
        <w:rPr>
          <w:sz w:val="22"/>
          <w:szCs w:val="22"/>
        </w:rPr>
        <w:t>Corresponding author:</w:t>
      </w:r>
      <w:r w:rsidRPr="000D4B9F" w:rsidR="004A5D4B">
        <w:rPr>
          <w:sz w:val="22"/>
          <w:szCs w:val="22"/>
        </w:rPr>
        <w:t xml:space="preserve"> </w:t>
      </w:r>
      <w:r w:rsidRPr="00C30D0B" w:rsidR="00C30D0B">
        <w:rPr>
          <w:b w:val="0"/>
          <w:bCs/>
          <w:sz w:val="22"/>
          <w:szCs w:val="22"/>
        </w:rPr>
        <w:t xml:space="preserve">Professor </w:t>
      </w:r>
      <w:r w:rsidR="00857AF4">
        <w:rPr>
          <w:b w:val="0"/>
          <w:bCs/>
          <w:sz w:val="22"/>
          <w:szCs w:val="22"/>
        </w:rPr>
        <w:t>Walter Lee</w:t>
      </w:r>
      <w:r w:rsidR="005E0D91">
        <w:rPr>
          <w:b w:val="0"/>
          <w:bCs/>
          <w:sz w:val="22"/>
          <w:szCs w:val="22"/>
        </w:rPr>
        <w:t>,</w:t>
      </w:r>
      <w:r w:rsidRPr="00C30D0B">
        <w:rPr>
          <w:b w:val="0"/>
          <w:bCs/>
          <w:sz w:val="22"/>
          <w:szCs w:val="22"/>
        </w:rPr>
        <w:t xml:space="preserve"> </w:t>
      </w:r>
      <w:r w:rsidR="005E0D91">
        <w:rPr>
          <w:b w:val="0"/>
          <w:bCs/>
          <w:sz w:val="22"/>
          <w:szCs w:val="22"/>
        </w:rPr>
        <w:t>e</w:t>
      </w:r>
      <w:r w:rsidRPr="00C30D0B" w:rsidR="00345134">
        <w:rPr>
          <w:b w:val="0"/>
          <w:bCs/>
          <w:sz w:val="22"/>
          <w:szCs w:val="22"/>
        </w:rPr>
        <w:t>mail:</w:t>
      </w:r>
      <w:r w:rsidRPr="00C30D0B">
        <w:rPr>
          <w:b w:val="0"/>
          <w:bCs/>
          <w:sz w:val="22"/>
          <w:szCs w:val="22"/>
        </w:rPr>
        <w:t xml:space="preserve"> </w:t>
      </w:r>
      <w:hyperlink r:id="rId7" w:history="1">
        <w:r w:rsidRPr="00274BD0" w:rsidR="005E0D91">
          <w:rPr>
            <w:rStyle w:val="Hyperlink"/>
            <w:b w:val="0"/>
            <w:bCs/>
            <w:sz w:val="22"/>
            <w:szCs w:val="22"/>
          </w:rPr>
          <w:t>walter.lee@duke.edu</w:t>
        </w:r>
      </w:hyperlink>
      <w:r w:rsidR="005E0D91">
        <w:rPr>
          <w:b w:val="0"/>
          <w:bCs/>
          <w:sz w:val="22"/>
          <w:szCs w:val="22"/>
        </w:rPr>
        <w:t xml:space="preserve"> and Professor Hoan </w:t>
      </w:r>
      <w:r w:rsidR="0051520A">
        <w:rPr>
          <w:b w:val="0"/>
          <w:bCs/>
          <w:sz w:val="22"/>
          <w:szCs w:val="22"/>
        </w:rPr>
        <w:t xml:space="preserve">T. </w:t>
      </w:r>
      <w:r w:rsidR="005E0D91">
        <w:rPr>
          <w:b w:val="0"/>
          <w:bCs/>
          <w:sz w:val="22"/>
          <w:szCs w:val="22"/>
        </w:rPr>
        <w:t xml:space="preserve">Ngo, email: </w:t>
      </w:r>
      <w:hyperlink r:id="rId8" w:history="1">
        <w:r w:rsidRPr="00274BD0" w:rsidR="005E0D91">
          <w:rPr>
            <w:rStyle w:val="Hyperlink"/>
            <w:b w:val="0"/>
            <w:bCs/>
            <w:sz w:val="22"/>
            <w:szCs w:val="22"/>
          </w:rPr>
          <w:t>hngo@flsouthern.edu</w:t>
        </w:r>
      </w:hyperlink>
    </w:p>
    <w:p w:rsidR="005E0D91" w:rsidRPr="000D4B9F" w:rsidP="00F50A53" w14:paraId="0B265B96" w14:textId="77777777">
      <w:pPr>
        <w:pStyle w:val="uTASHeaders"/>
        <w:rPr>
          <w:sz w:val="22"/>
          <w:szCs w:val="22"/>
        </w:rPr>
      </w:pPr>
    </w:p>
    <w:sectPr w:rsidSect="00313DB5">
      <w:pgSz w:w="12240" w:h="15840" w:code="250"/>
      <w:pgMar w:top="1080" w:right="1080" w:bottom="1080" w:left="1080" w:header="0" w:footer="720" w:gutter="0"/>
      <w:cols w:space="720"/>
      <w:titlePg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1D"/>
    <w:multiLevelType w:val="multilevel"/>
    <w:tmpl w:val="142C63B6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7DE6DA6"/>
    <w:multiLevelType w:val="hybridMultilevel"/>
    <w:tmpl w:val="065E9E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48E2D5C"/>
    <w:multiLevelType w:val="hybridMultilevel"/>
    <w:tmpl w:val="92D0A59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15:person w15:author="Walter Lee, M.D.">
    <w15:presenceInfo w15:providerId="AD" w15:userId="S::wl58@duke.edu::1c3965b8-94b5-45bc-895a-7af10168e1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GrammaticalErrors/>
  <w:zoom w:percent="100"/>
  <w:printFractionalCharacterWidth/>
  <w:embedSystemFonts/>
  <w:proofState w:spelling="clean" w:grammar="clean"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stylePaneSortMethod w:val="name"/>
  <w:trackRevisions/>
  <w:defaultTabStop w:val="720"/>
  <w:autoHyphenation/>
  <w:consecutiveHyphenLimit w:val="3"/>
  <w:hyphenationZone w:val="259"/>
  <w:evenAndOddHeaders/>
  <w:displayHorizontalDrawingGridEvery w:val="0"/>
  <w:displayVerticalDrawingGridEvery w:val="0"/>
  <w:doNotUseMarginsForDrawingGridOrigin/>
  <w:doNotShadeFormData/>
  <w:noPunctuationKerning/>
  <w:characterSpacingControl w:val="doNotCompress"/>
  <w:doNotEmbedSmartTag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CB4"/>
    <w:rsid w:val="00002053"/>
    <w:rsid w:val="000024BC"/>
    <w:rsid w:val="00005613"/>
    <w:rsid w:val="00010934"/>
    <w:rsid w:val="000136CB"/>
    <w:rsid w:val="0001468D"/>
    <w:rsid w:val="00015114"/>
    <w:rsid w:val="00017E32"/>
    <w:rsid w:val="000207DB"/>
    <w:rsid w:val="00020920"/>
    <w:rsid w:val="00020D0E"/>
    <w:rsid w:val="000219A2"/>
    <w:rsid w:val="00023008"/>
    <w:rsid w:val="00025C69"/>
    <w:rsid w:val="00027366"/>
    <w:rsid w:val="0003099D"/>
    <w:rsid w:val="00034966"/>
    <w:rsid w:val="00037A47"/>
    <w:rsid w:val="00042379"/>
    <w:rsid w:val="0004239A"/>
    <w:rsid w:val="00044E61"/>
    <w:rsid w:val="00045920"/>
    <w:rsid w:val="00052FD4"/>
    <w:rsid w:val="000540DD"/>
    <w:rsid w:val="000545BE"/>
    <w:rsid w:val="00056A1C"/>
    <w:rsid w:val="00060893"/>
    <w:rsid w:val="00062117"/>
    <w:rsid w:val="0006393C"/>
    <w:rsid w:val="00065E38"/>
    <w:rsid w:val="00066C6E"/>
    <w:rsid w:val="00067F40"/>
    <w:rsid w:val="00070311"/>
    <w:rsid w:val="0007137D"/>
    <w:rsid w:val="00075B9C"/>
    <w:rsid w:val="00083236"/>
    <w:rsid w:val="00084097"/>
    <w:rsid w:val="00087708"/>
    <w:rsid w:val="00091606"/>
    <w:rsid w:val="000946DB"/>
    <w:rsid w:val="000A03F7"/>
    <w:rsid w:val="000A08FF"/>
    <w:rsid w:val="000A1F02"/>
    <w:rsid w:val="000A3AC7"/>
    <w:rsid w:val="000A3CA8"/>
    <w:rsid w:val="000A46E9"/>
    <w:rsid w:val="000A6088"/>
    <w:rsid w:val="000A696A"/>
    <w:rsid w:val="000A714B"/>
    <w:rsid w:val="000B2DC5"/>
    <w:rsid w:val="000B344D"/>
    <w:rsid w:val="000B41EF"/>
    <w:rsid w:val="000B6374"/>
    <w:rsid w:val="000C3BF0"/>
    <w:rsid w:val="000C3F78"/>
    <w:rsid w:val="000C6735"/>
    <w:rsid w:val="000C7EA5"/>
    <w:rsid w:val="000D1016"/>
    <w:rsid w:val="000D3EF3"/>
    <w:rsid w:val="000D3F13"/>
    <w:rsid w:val="000D4B9F"/>
    <w:rsid w:val="000D76F8"/>
    <w:rsid w:val="000E051B"/>
    <w:rsid w:val="000E0CE0"/>
    <w:rsid w:val="000E26E3"/>
    <w:rsid w:val="000E6143"/>
    <w:rsid w:val="000E6BAB"/>
    <w:rsid w:val="000F0F50"/>
    <w:rsid w:val="000F3528"/>
    <w:rsid w:val="00101368"/>
    <w:rsid w:val="001043CC"/>
    <w:rsid w:val="00104DEF"/>
    <w:rsid w:val="00105192"/>
    <w:rsid w:val="0010637A"/>
    <w:rsid w:val="00106799"/>
    <w:rsid w:val="00106A32"/>
    <w:rsid w:val="001109C2"/>
    <w:rsid w:val="00117A3A"/>
    <w:rsid w:val="0012107B"/>
    <w:rsid w:val="0012354D"/>
    <w:rsid w:val="00124BF7"/>
    <w:rsid w:val="00125E3C"/>
    <w:rsid w:val="00126F58"/>
    <w:rsid w:val="00127722"/>
    <w:rsid w:val="001277A8"/>
    <w:rsid w:val="00131189"/>
    <w:rsid w:val="001326E3"/>
    <w:rsid w:val="001330DE"/>
    <w:rsid w:val="00134228"/>
    <w:rsid w:val="001358D3"/>
    <w:rsid w:val="00142019"/>
    <w:rsid w:val="001525F4"/>
    <w:rsid w:val="001526DC"/>
    <w:rsid w:val="00153478"/>
    <w:rsid w:val="001550CD"/>
    <w:rsid w:val="00156B46"/>
    <w:rsid w:val="00160EF3"/>
    <w:rsid w:val="00163540"/>
    <w:rsid w:val="00167680"/>
    <w:rsid w:val="0016772C"/>
    <w:rsid w:val="00167E9E"/>
    <w:rsid w:val="0017095B"/>
    <w:rsid w:val="001719B4"/>
    <w:rsid w:val="00171C8F"/>
    <w:rsid w:val="00172BDB"/>
    <w:rsid w:val="00174847"/>
    <w:rsid w:val="00182674"/>
    <w:rsid w:val="00184CD4"/>
    <w:rsid w:val="00184E05"/>
    <w:rsid w:val="00186789"/>
    <w:rsid w:val="00194D5B"/>
    <w:rsid w:val="001964A5"/>
    <w:rsid w:val="001967F8"/>
    <w:rsid w:val="0019773B"/>
    <w:rsid w:val="001A23E2"/>
    <w:rsid w:val="001A47AE"/>
    <w:rsid w:val="001A6F26"/>
    <w:rsid w:val="001B0802"/>
    <w:rsid w:val="001B12BD"/>
    <w:rsid w:val="001B1DFF"/>
    <w:rsid w:val="001B4E60"/>
    <w:rsid w:val="001B621C"/>
    <w:rsid w:val="001B6FB1"/>
    <w:rsid w:val="001C17E9"/>
    <w:rsid w:val="001C1ECA"/>
    <w:rsid w:val="001C24D7"/>
    <w:rsid w:val="001C3F43"/>
    <w:rsid w:val="001C453A"/>
    <w:rsid w:val="001C6869"/>
    <w:rsid w:val="001D052A"/>
    <w:rsid w:val="001D16F2"/>
    <w:rsid w:val="001D19A2"/>
    <w:rsid w:val="001D6005"/>
    <w:rsid w:val="001E306A"/>
    <w:rsid w:val="001E5F64"/>
    <w:rsid w:val="001F42CA"/>
    <w:rsid w:val="001F5368"/>
    <w:rsid w:val="001F5BE3"/>
    <w:rsid w:val="001F6C72"/>
    <w:rsid w:val="00202CEF"/>
    <w:rsid w:val="002047C6"/>
    <w:rsid w:val="00205346"/>
    <w:rsid w:val="00207B2D"/>
    <w:rsid w:val="002119F5"/>
    <w:rsid w:val="00211AA0"/>
    <w:rsid w:val="0021252F"/>
    <w:rsid w:val="00214368"/>
    <w:rsid w:val="00215344"/>
    <w:rsid w:val="0021615D"/>
    <w:rsid w:val="00221DB4"/>
    <w:rsid w:val="00232979"/>
    <w:rsid w:val="00241870"/>
    <w:rsid w:val="00242DB5"/>
    <w:rsid w:val="00243505"/>
    <w:rsid w:val="0024489A"/>
    <w:rsid w:val="00246161"/>
    <w:rsid w:val="00246D8E"/>
    <w:rsid w:val="00252AC3"/>
    <w:rsid w:val="00253615"/>
    <w:rsid w:val="00253D63"/>
    <w:rsid w:val="00254643"/>
    <w:rsid w:val="00254A99"/>
    <w:rsid w:val="00255834"/>
    <w:rsid w:val="00256C0D"/>
    <w:rsid w:val="00261D29"/>
    <w:rsid w:val="00263E0D"/>
    <w:rsid w:val="00270379"/>
    <w:rsid w:val="002704EE"/>
    <w:rsid w:val="00273DE7"/>
    <w:rsid w:val="00274BD0"/>
    <w:rsid w:val="002750DE"/>
    <w:rsid w:val="00281402"/>
    <w:rsid w:val="00281521"/>
    <w:rsid w:val="00281994"/>
    <w:rsid w:val="00284B0A"/>
    <w:rsid w:val="00284EF9"/>
    <w:rsid w:val="00285018"/>
    <w:rsid w:val="00285853"/>
    <w:rsid w:val="00290271"/>
    <w:rsid w:val="002932D0"/>
    <w:rsid w:val="00294DB9"/>
    <w:rsid w:val="002965EB"/>
    <w:rsid w:val="00296715"/>
    <w:rsid w:val="002A1A69"/>
    <w:rsid w:val="002A2B5B"/>
    <w:rsid w:val="002B02A1"/>
    <w:rsid w:val="002B259C"/>
    <w:rsid w:val="002B3D77"/>
    <w:rsid w:val="002C3E4D"/>
    <w:rsid w:val="002C7C59"/>
    <w:rsid w:val="002C7E8C"/>
    <w:rsid w:val="002D66D8"/>
    <w:rsid w:val="002D770D"/>
    <w:rsid w:val="002E015E"/>
    <w:rsid w:val="002E23B3"/>
    <w:rsid w:val="002E29EE"/>
    <w:rsid w:val="002E3E18"/>
    <w:rsid w:val="002E6207"/>
    <w:rsid w:val="002E677A"/>
    <w:rsid w:val="002E7D95"/>
    <w:rsid w:val="002E7FEA"/>
    <w:rsid w:val="002F2E89"/>
    <w:rsid w:val="002F3456"/>
    <w:rsid w:val="002F3C82"/>
    <w:rsid w:val="0030052E"/>
    <w:rsid w:val="0030119F"/>
    <w:rsid w:val="0030166B"/>
    <w:rsid w:val="00305152"/>
    <w:rsid w:val="00306676"/>
    <w:rsid w:val="00310B96"/>
    <w:rsid w:val="00313DB5"/>
    <w:rsid w:val="00315AC8"/>
    <w:rsid w:val="00316653"/>
    <w:rsid w:val="0033055D"/>
    <w:rsid w:val="00331BC5"/>
    <w:rsid w:val="0033560B"/>
    <w:rsid w:val="003367C9"/>
    <w:rsid w:val="00337227"/>
    <w:rsid w:val="0034410C"/>
    <w:rsid w:val="0034435E"/>
    <w:rsid w:val="00345134"/>
    <w:rsid w:val="0034563A"/>
    <w:rsid w:val="003471F0"/>
    <w:rsid w:val="003503A9"/>
    <w:rsid w:val="003508B9"/>
    <w:rsid w:val="003539EA"/>
    <w:rsid w:val="00355774"/>
    <w:rsid w:val="00355DAF"/>
    <w:rsid w:val="00362A30"/>
    <w:rsid w:val="00366E48"/>
    <w:rsid w:val="003715C2"/>
    <w:rsid w:val="003724A3"/>
    <w:rsid w:val="00382846"/>
    <w:rsid w:val="00382C25"/>
    <w:rsid w:val="0038329F"/>
    <w:rsid w:val="00384A04"/>
    <w:rsid w:val="00393DE2"/>
    <w:rsid w:val="00395140"/>
    <w:rsid w:val="00395C03"/>
    <w:rsid w:val="003968DB"/>
    <w:rsid w:val="00397D02"/>
    <w:rsid w:val="003A14D9"/>
    <w:rsid w:val="003A2784"/>
    <w:rsid w:val="003A3322"/>
    <w:rsid w:val="003A3B07"/>
    <w:rsid w:val="003A6D90"/>
    <w:rsid w:val="003B031D"/>
    <w:rsid w:val="003B1569"/>
    <w:rsid w:val="003B205A"/>
    <w:rsid w:val="003B3812"/>
    <w:rsid w:val="003B56E0"/>
    <w:rsid w:val="003B641D"/>
    <w:rsid w:val="003B70A2"/>
    <w:rsid w:val="003C0BD4"/>
    <w:rsid w:val="003C18C2"/>
    <w:rsid w:val="003C255D"/>
    <w:rsid w:val="003C294E"/>
    <w:rsid w:val="003C327E"/>
    <w:rsid w:val="003C6B17"/>
    <w:rsid w:val="003D1365"/>
    <w:rsid w:val="003D18A8"/>
    <w:rsid w:val="003D359B"/>
    <w:rsid w:val="003D3896"/>
    <w:rsid w:val="003D6996"/>
    <w:rsid w:val="003D79F7"/>
    <w:rsid w:val="003E22A7"/>
    <w:rsid w:val="003E35AF"/>
    <w:rsid w:val="003E58A2"/>
    <w:rsid w:val="003E5A9D"/>
    <w:rsid w:val="003F1C54"/>
    <w:rsid w:val="003F310F"/>
    <w:rsid w:val="003F5A77"/>
    <w:rsid w:val="003F6137"/>
    <w:rsid w:val="00400BC0"/>
    <w:rsid w:val="00401C24"/>
    <w:rsid w:val="00403832"/>
    <w:rsid w:val="004040CC"/>
    <w:rsid w:val="00406F45"/>
    <w:rsid w:val="0040752D"/>
    <w:rsid w:val="00410771"/>
    <w:rsid w:val="004113C6"/>
    <w:rsid w:val="00411E7D"/>
    <w:rsid w:val="00413F17"/>
    <w:rsid w:val="004143FA"/>
    <w:rsid w:val="00415FBB"/>
    <w:rsid w:val="0042191A"/>
    <w:rsid w:val="00423F46"/>
    <w:rsid w:val="004250C4"/>
    <w:rsid w:val="00430F9B"/>
    <w:rsid w:val="004321A6"/>
    <w:rsid w:val="004328C3"/>
    <w:rsid w:val="0043292F"/>
    <w:rsid w:val="00443C66"/>
    <w:rsid w:val="004446B1"/>
    <w:rsid w:val="00444E4F"/>
    <w:rsid w:val="00451066"/>
    <w:rsid w:val="00451220"/>
    <w:rsid w:val="0045141E"/>
    <w:rsid w:val="004573CB"/>
    <w:rsid w:val="004608CF"/>
    <w:rsid w:val="00461954"/>
    <w:rsid w:val="00463BA6"/>
    <w:rsid w:val="0046753D"/>
    <w:rsid w:val="004742A9"/>
    <w:rsid w:val="004761F6"/>
    <w:rsid w:val="0048020D"/>
    <w:rsid w:val="0049013C"/>
    <w:rsid w:val="00490DD8"/>
    <w:rsid w:val="00491705"/>
    <w:rsid w:val="00491A5B"/>
    <w:rsid w:val="004922B7"/>
    <w:rsid w:val="00493BD7"/>
    <w:rsid w:val="004945BE"/>
    <w:rsid w:val="00495B47"/>
    <w:rsid w:val="00495DE2"/>
    <w:rsid w:val="00496251"/>
    <w:rsid w:val="00496CFF"/>
    <w:rsid w:val="004A020A"/>
    <w:rsid w:val="004A20CC"/>
    <w:rsid w:val="004A2504"/>
    <w:rsid w:val="004A2A32"/>
    <w:rsid w:val="004A3B2D"/>
    <w:rsid w:val="004A431D"/>
    <w:rsid w:val="004A5335"/>
    <w:rsid w:val="004A538A"/>
    <w:rsid w:val="004A5D4B"/>
    <w:rsid w:val="004A6A3D"/>
    <w:rsid w:val="004B134E"/>
    <w:rsid w:val="004B39E6"/>
    <w:rsid w:val="004B4CA5"/>
    <w:rsid w:val="004B4F8E"/>
    <w:rsid w:val="004B61E0"/>
    <w:rsid w:val="004B6970"/>
    <w:rsid w:val="004C5122"/>
    <w:rsid w:val="004D01DC"/>
    <w:rsid w:val="004D15B5"/>
    <w:rsid w:val="004D406C"/>
    <w:rsid w:val="004D5244"/>
    <w:rsid w:val="004D566C"/>
    <w:rsid w:val="004D607B"/>
    <w:rsid w:val="004D643A"/>
    <w:rsid w:val="004E0C75"/>
    <w:rsid w:val="004E354E"/>
    <w:rsid w:val="004E7A32"/>
    <w:rsid w:val="004F0AA6"/>
    <w:rsid w:val="004F1925"/>
    <w:rsid w:val="004F5D2A"/>
    <w:rsid w:val="005010F9"/>
    <w:rsid w:val="005015AF"/>
    <w:rsid w:val="00503656"/>
    <w:rsid w:val="00505127"/>
    <w:rsid w:val="005058F2"/>
    <w:rsid w:val="00505B2C"/>
    <w:rsid w:val="00506C65"/>
    <w:rsid w:val="00506CFE"/>
    <w:rsid w:val="00510551"/>
    <w:rsid w:val="0051212A"/>
    <w:rsid w:val="00513722"/>
    <w:rsid w:val="00514043"/>
    <w:rsid w:val="0051520A"/>
    <w:rsid w:val="00515421"/>
    <w:rsid w:val="0051594B"/>
    <w:rsid w:val="00515BFC"/>
    <w:rsid w:val="0051687F"/>
    <w:rsid w:val="00521C71"/>
    <w:rsid w:val="00533830"/>
    <w:rsid w:val="005347F0"/>
    <w:rsid w:val="00534B89"/>
    <w:rsid w:val="0054050C"/>
    <w:rsid w:val="0054308B"/>
    <w:rsid w:val="005457B6"/>
    <w:rsid w:val="00546825"/>
    <w:rsid w:val="005531E2"/>
    <w:rsid w:val="00560145"/>
    <w:rsid w:val="00560259"/>
    <w:rsid w:val="00561075"/>
    <w:rsid w:val="00561CA5"/>
    <w:rsid w:val="00577FE8"/>
    <w:rsid w:val="00582109"/>
    <w:rsid w:val="005821A5"/>
    <w:rsid w:val="005850C4"/>
    <w:rsid w:val="0058625D"/>
    <w:rsid w:val="005914F6"/>
    <w:rsid w:val="005917C7"/>
    <w:rsid w:val="0059249C"/>
    <w:rsid w:val="00594D85"/>
    <w:rsid w:val="00595B0D"/>
    <w:rsid w:val="00595F2F"/>
    <w:rsid w:val="005961B5"/>
    <w:rsid w:val="0059693D"/>
    <w:rsid w:val="005A051E"/>
    <w:rsid w:val="005A073F"/>
    <w:rsid w:val="005A13C3"/>
    <w:rsid w:val="005A2F22"/>
    <w:rsid w:val="005B1F5A"/>
    <w:rsid w:val="005B4318"/>
    <w:rsid w:val="005B4EAA"/>
    <w:rsid w:val="005B53F6"/>
    <w:rsid w:val="005B58F0"/>
    <w:rsid w:val="005B5FD7"/>
    <w:rsid w:val="005B79F8"/>
    <w:rsid w:val="005C3B2D"/>
    <w:rsid w:val="005C5104"/>
    <w:rsid w:val="005C6623"/>
    <w:rsid w:val="005C77E4"/>
    <w:rsid w:val="005C7D5B"/>
    <w:rsid w:val="005D12AC"/>
    <w:rsid w:val="005D4178"/>
    <w:rsid w:val="005D437E"/>
    <w:rsid w:val="005E0D91"/>
    <w:rsid w:val="005E2075"/>
    <w:rsid w:val="005E20AA"/>
    <w:rsid w:val="005E6126"/>
    <w:rsid w:val="005F0509"/>
    <w:rsid w:val="005F4AF7"/>
    <w:rsid w:val="005F4D1F"/>
    <w:rsid w:val="0060037E"/>
    <w:rsid w:val="006006D2"/>
    <w:rsid w:val="00602A80"/>
    <w:rsid w:val="00604492"/>
    <w:rsid w:val="0060579D"/>
    <w:rsid w:val="00605AE0"/>
    <w:rsid w:val="00620076"/>
    <w:rsid w:val="006212B8"/>
    <w:rsid w:val="0062206D"/>
    <w:rsid w:val="006224BF"/>
    <w:rsid w:val="00622880"/>
    <w:rsid w:val="00623CF0"/>
    <w:rsid w:val="00624E2C"/>
    <w:rsid w:val="006329E0"/>
    <w:rsid w:val="00635006"/>
    <w:rsid w:val="00637403"/>
    <w:rsid w:val="006406EC"/>
    <w:rsid w:val="00644F45"/>
    <w:rsid w:val="00645AF9"/>
    <w:rsid w:val="00647DF1"/>
    <w:rsid w:val="00647EF8"/>
    <w:rsid w:val="006517C1"/>
    <w:rsid w:val="00657535"/>
    <w:rsid w:val="00661CF2"/>
    <w:rsid w:val="00664685"/>
    <w:rsid w:val="00666204"/>
    <w:rsid w:val="00667993"/>
    <w:rsid w:val="00667E00"/>
    <w:rsid w:val="00670114"/>
    <w:rsid w:val="00670509"/>
    <w:rsid w:val="00683479"/>
    <w:rsid w:val="006878AB"/>
    <w:rsid w:val="00692523"/>
    <w:rsid w:val="00694BDF"/>
    <w:rsid w:val="006A02DE"/>
    <w:rsid w:val="006A11BA"/>
    <w:rsid w:val="006A2B26"/>
    <w:rsid w:val="006A4690"/>
    <w:rsid w:val="006B612A"/>
    <w:rsid w:val="006C110B"/>
    <w:rsid w:val="006C23B4"/>
    <w:rsid w:val="006C40C8"/>
    <w:rsid w:val="006C4B5A"/>
    <w:rsid w:val="006C63B5"/>
    <w:rsid w:val="006D3853"/>
    <w:rsid w:val="006D4382"/>
    <w:rsid w:val="006D45A9"/>
    <w:rsid w:val="006D4765"/>
    <w:rsid w:val="006E09B0"/>
    <w:rsid w:val="006E3D79"/>
    <w:rsid w:val="006F1897"/>
    <w:rsid w:val="006F248B"/>
    <w:rsid w:val="006F3B52"/>
    <w:rsid w:val="006F4BCF"/>
    <w:rsid w:val="0070179E"/>
    <w:rsid w:val="00701C7C"/>
    <w:rsid w:val="00702C96"/>
    <w:rsid w:val="00705CB4"/>
    <w:rsid w:val="007060E2"/>
    <w:rsid w:val="00710820"/>
    <w:rsid w:val="007152AA"/>
    <w:rsid w:val="00722E36"/>
    <w:rsid w:val="00723B3A"/>
    <w:rsid w:val="007336FA"/>
    <w:rsid w:val="00733F95"/>
    <w:rsid w:val="007342F9"/>
    <w:rsid w:val="00747204"/>
    <w:rsid w:val="0075047C"/>
    <w:rsid w:val="00750A0F"/>
    <w:rsid w:val="007524FD"/>
    <w:rsid w:val="0075297D"/>
    <w:rsid w:val="007530EE"/>
    <w:rsid w:val="0075642B"/>
    <w:rsid w:val="007661DC"/>
    <w:rsid w:val="0076766F"/>
    <w:rsid w:val="0076792D"/>
    <w:rsid w:val="0077269D"/>
    <w:rsid w:val="007774E9"/>
    <w:rsid w:val="00777B84"/>
    <w:rsid w:val="0078017F"/>
    <w:rsid w:val="00783168"/>
    <w:rsid w:val="00786212"/>
    <w:rsid w:val="00787E21"/>
    <w:rsid w:val="00791FA1"/>
    <w:rsid w:val="0079210B"/>
    <w:rsid w:val="00793A49"/>
    <w:rsid w:val="00794C8B"/>
    <w:rsid w:val="007A20F2"/>
    <w:rsid w:val="007A402D"/>
    <w:rsid w:val="007A6689"/>
    <w:rsid w:val="007B4034"/>
    <w:rsid w:val="007C0D13"/>
    <w:rsid w:val="007C1381"/>
    <w:rsid w:val="007C4322"/>
    <w:rsid w:val="007C63B6"/>
    <w:rsid w:val="007D0B38"/>
    <w:rsid w:val="007D1A97"/>
    <w:rsid w:val="007D364D"/>
    <w:rsid w:val="007E0EDD"/>
    <w:rsid w:val="007E4018"/>
    <w:rsid w:val="007E4246"/>
    <w:rsid w:val="007E4FD7"/>
    <w:rsid w:val="007E5914"/>
    <w:rsid w:val="007E6843"/>
    <w:rsid w:val="007E6D34"/>
    <w:rsid w:val="007F0246"/>
    <w:rsid w:val="007F053F"/>
    <w:rsid w:val="007F15A3"/>
    <w:rsid w:val="007F2FCD"/>
    <w:rsid w:val="007F7105"/>
    <w:rsid w:val="00800FFF"/>
    <w:rsid w:val="00806C03"/>
    <w:rsid w:val="008071D6"/>
    <w:rsid w:val="00807FA5"/>
    <w:rsid w:val="0081105E"/>
    <w:rsid w:val="00811373"/>
    <w:rsid w:val="00813D9D"/>
    <w:rsid w:val="00815E7B"/>
    <w:rsid w:val="00816440"/>
    <w:rsid w:val="008207CB"/>
    <w:rsid w:val="00820822"/>
    <w:rsid w:val="008223C0"/>
    <w:rsid w:val="008254B4"/>
    <w:rsid w:val="008257B1"/>
    <w:rsid w:val="00826C7A"/>
    <w:rsid w:val="0082749B"/>
    <w:rsid w:val="00830F8C"/>
    <w:rsid w:val="00831DAA"/>
    <w:rsid w:val="00832D14"/>
    <w:rsid w:val="00833AD5"/>
    <w:rsid w:val="00833B71"/>
    <w:rsid w:val="00835D6C"/>
    <w:rsid w:val="008418F8"/>
    <w:rsid w:val="00850994"/>
    <w:rsid w:val="008510D0"/>
    <w:rsid w:val="00851AAD"/>
    <w:rsid w:val="00855E39"/>
    <w:rsid w:val="00857AF4"/>
    <w:rsid w:val="0086601B"/>
    <w:rsid w:val="00867523"/>
    <w:rsid w:val="0086758F"/>
    <w:rsid w:val="0087182B"/>
    <w:rsid w:val="00871F17"/>
    <w:rsid w:val="00875A5E"/>
    <w:rsid w:val="00876E05"/>
    <w:rsid w:val="00877BE7"/>
    <w:rsid w:val="008863C5"/>
    <w:rsid w:val="00890917"/>
    <w:rsid w:val="00893C00"/>
    <w:rsid w:val="00897BA7"/>
    <w:rsid w:val="008A5C7D"/>
    <w:rsid w:val="008B1DEE"/>
    <w:rsid w:val="008B2B0E"/>
    <w:rsid w:val="008B2B43"/>
    <w:rsid w:val="008B4419"/>
    <w:rsid w:val="008B58BD"/>
    <w:rsid w:val="008C24A4"/>
    <w:rsid w:val="008C2BAF"/>
    <w:rsid w:val="008C6259"/>
    <w:rsid w:val="008C6478"/>
    <w:rsid w:val="008C695E"/>
    <w:rsid w:val="008C7062"/>
    <w:rsid w:val="008C71E3"/>
    <w:rsid w:val="008D0B9E"/>
    <w:rsid w:val="008D2204"/>
    <w:rsid w:val="008D2DA2"/>
    <w:rsid w:val="008E5B32"/>
    <w:rsid w:val="008F63D5"/>
    <w:rsid w:val="009003FF"/>
    <w:rsid w:val="00900953"/>
    <w:rsid w:val="00903BF5"/>
    <w:rsid w:val="009045F9"/>
    <w:rsid w:val="00904672"/>
    <w:rsid w:val="00907B63"/>
    <w:rsid w:val="00911022"/>
    <w:rsid w:val="00911C6B"/>
    <w:rsid w:val="009120D3"/>
    <w:rsid w:val="009127CE"/>
    <w:rsid w:val="00915AC7"/>
    <w:rsid w:val="00916EF3"/>
    <w:rsid w:val="0092168A"/>
    <w:rsid w:val="0092333F"/>
    <w:rsid w:val="009242CD"/>
    <w:rsid w:val="00924CBE"/>
    <w:rsid w:val="00925391"/>
    <w:rsid w:val="00925E6F"/>
    <w:rsid w:val="00926491"/>
    <w:rsid w:val="00926CC7"/>
    <w:rsid w:val="0093065C"/>
    <w:rsid w:val="00930802"/>
    <w:rsid w:val="00930AD9"/>
    <w:rsid w:val="00930DE4"/>
    <w:rsid w:val="00933245"/>
    <w:rsid w:val="00933F6C"/>
    <w:rsid w:val="009360EC"/>
    <w:rsid w:val="00945D73"/>
    <w:rsid w:val="009507EA"/>
    <w:rsid w:val="00951312"/>
    <w:rsid w:val="00951BFB"/>
    <w:rsid w:val="00953288"/>
    <w:rsid w:val="0095399A"/>
    <w:rsid w:val="00953CFA"/>
    <w:rsid w:val="00957639"/>
    <w:rsid w:val="009576CA"/>
    <w:rsid w:val="00960BBA"/>
    <w:rsid w:val="00966CC4"/>
    <w:rsid w:val="00967676"/>
    <w:rsid w:val="00967BE0"/>
    <w:rsid w:val="00967DB8"/>
    <w:rsid w:val="00970F87"/>
    <w:rsid w:val="009742A8"/>
    <w:rsid w:val="00975B47"/>
    <w:rsid w:val="00977CC3"/>
    <w:rsid w:val="00981B18"/>
    <w:rsid w:val="00982E8E"/>
    <w:rsid w:val="00983DCA"/>
    <w:rsid w:val="00984D5C"/>
    <w:rsid w:val="00984E25"/>
    <w:rsid w:val="00987185"/>
    <w:rsid w:val="009872CA"/>
    <w:rsid w:val="009906B8"/>
    <w:rsid w:val="009959C1"/>
    <w:rsid w:val="00996707"/>
    <w:rsid w:val="009969DD"/>
    <w:rsid w:val="009A06FF"/>
    <w:rsid w:val="009A36CD"/>
    <w:rsid w:val="009A506E"/>
    <w:rsid w:val="009B0F98"/>
    <w:rsid w:val="009B1588"/>
    <w:rsid w:val="009C1BBB"/>
    <w:rsid w:val="009C56A2"/>
    <w:rsid w:val="009D1505"/>
    <w:rsid w:val="009D1C6B"/>
    <w:rsid w:val="009D2BD3"/>
    <w:rsid w:val="009D345C"/>
    <w:rsid w:val="009D416E"/>
    <w:rsid w:val="009D5384"/>
    <w:rsid w:val="009D6229"/>
    <w:rsid w:val="009D76C7"/>
    <w:rsid w:val="009E1588"/>
    <w:rsid w:val="009E300F"/>
    <w:rsid w:val="009E35A3"/>
    <w:rsid w:val="009E479B"/>
    <w:rsid w:val="009F0D0F"/>
    <w:rsid w:val="009F1419"/>
    <w:rsid w:val="009F31FF"/>
    <w:rsid w:val="009F38A6"/>
    <w:rsid w:val="009F3B49"/>
    <w:rsid w:val="009F6CF4"/>
    <w:rsid w:val="00A00663"/>
    <w:rsid w:val="00A02899"/>
    <w:rsid w:val="00A02A1E"/>
    <w:rsid w:val="00A02F60"/>
    <w:rsid w:val="00A0422B"/>
    <w:rsid w:val="00A05FED"/>
    <w:rsid w:val="00A10951"/>
    <w:rsid w:val="00A14529"/>
    <w:rsid w:val="00A23B98"/>
    <w:rsid w:val="00A24062"/>
    <w:rsid w:val="00A24ACC"/>
    <w:rsid w:val="00A25C50"/>
    <w:rsid w:val="00A27A4B"/>
    <w:rsid w:val="00A32FB2"/>
    <w:rsid w:val="00A33FE8"/>
    <w:rsid w:val="00A340C6"/>
    <w:rsid w:val="00A362C5"/>
    <w:rsid w:val="00A408EF"/>
    <w:rsid w:val="00A44F37"/>
    <w:rsid w:val="00A4654E"/>
    <w:rsid w:val="00A502CC"/>
    <w:rsid w:val="00A50B8A"/>
    <w:rsid w:val="00A56E7D"/>
    <w:rsid w:val="00A5755E"/>
    <w:rsid w:val="00A575E0"/>
    <w:rsid w:val="00A608CB"/>
    <w:rsid w:val="00A70404"/>
    <w:rsid w:val="00A7344E"/>
    <w:rsid w:val="00A741D7"/>
    <w:rsid w:val="00A919A5"/>
    <w:rsid w:val="00A92837"/>
    <w:rsid w:val="00A92FD2"/>
    <w:rsid w:val="00A9373C"/>
    <w:rsid w:val="00AA19EB"/>
    <w:rsid w:val="00AA3F89"/>
    <w:rsid w:val="00AA7145"/>
    <w:rsid w:val="00AB19AF"/>
    <w:rsid w:val="00AB3C83"/>
    <w:rsid w:val="00AC1954"/>
    <w:rsid w:val="00AC1A14"/>
    <w:rsid w:val="00AC2B64"/>
    <w:rsid w:val="00AC67F9"/>
    <w:rsid w:val="00AC7E8F"/>
    <w:rsid w:val="00AD11E7"/>
    <w:rsid w:val="00AD1C9C"/>
    <w:rsid w:val="00AD5676"/>
    <w:rsid w:val="00AD631C"/>
    <w:rsid w:val="00AE027A"/>
    <w:rsid w:val="00AE3CC1"/>
    <w:rsid w:val="00AE6814"/>
    <w:rsid w:val="00AF07C1"/>
    <w:rsid w:val="00AF1135"/>
    <w:rsid w:val="00AF2629"/>
    <w:rsid w:val="00AF4ADA"/>
    <w:rsid w:val="00AF68A4"/>
    <w:rsid w:val="00B0158F"/>
    <w:rsid w:val="00B03CE6"/>
    <w:rsid w:val="00B0515E"/>
    <w:rsid w:val="00B07205"/>
    <w:rsid w:val="00B1125C"/>
    <w:rsid w:val="00B12E5A"/>
    <w:rsid w:val="00B12F38"/>
    <w:rsid w:val="00B14B12"/>
    <w:rsid w:val="00B14EB9"/>
    <w:rsid w:val="00B14F11"/>
    <w:rsid w:val="00B21A57"/>
    <w:rsid w:val="00B21BDB"/>
    <w:rsid w:val="00B26452"/>
    <w:rsid w:val="00B30B6B"/>
    <w:rsid w:val="00B33432"/>
    <w:rsid w:val="00B3386B"/>
    <w:rsid w:val="00B40EE5"/>
    <w:rsid w:val="00B42C63"/>
    <w:rsid w:val="00B44859"/>
    <w:rsid w:val="00B4596D"/>
    <w:rsid w:val="00B472DA"/>
    <w:rsid w:val="00B50F84"/>
    <w:rsid w:val="00B511F3"/>
    <w:rsid w:val="00B53089"/>
    <w:rsid w:val="00B53CA5"/>
    <w:rsid w:val="00B53DC0"/>
    <w:rsid w:val="00B5666E"/>
    <w:rsid w:val="00B6153E"/>
    <w:rsid w:val="00B61AE1"/>
    <w:rsid w:val="00B61B40"/>
    <w:rsid w:val="00B62601"/>
    <w:rsid w:val="00B64A79"/>
    <w:rsid w:val="00B64AD3"/>
    <w:rsid w:val="00B64D91"/>
    <w:rsid w:val="00B660CA"/>
    <w:rsid w:val="00B72C9A"/>
    <w:rsid w:val="00B72D0B"/>
    <w:rsid w:val="00B738D8"/>
    <w:rsid w:val="00B757B5"/>
    <w:rsid w:val="00B76F89"/>
    <w:rsid w:val="00B82038"/>
    <w:rsid w:val="00B85687"/>
    <w:rsid w:val="00B8798C"/>
    <w:rsid w:val="00B904EC"/>
    <w:rsid w:val="00B9149D"/>
    <w:rsid w:val="00B91961"/>
    <w:rsid w:val="00B91E8E"/>
    <w:rsid w:val="00B95651"/>
    <w:rsid w:val="00BA101B"/>
    <w:rsid w:val="00BA33FB"/>
    <w:rsid w:val="00BA3B73"/>
    <w:rsid w:val="00BA42CD"/>
    <w:rsid w:val="00BA462B"/>
    <w:rsid w:val="00BA533C"/>
    <w:rsid w:val="00BA6CEE"/>
    <w:rsid w:val="00BB037E"/>
    <w:rsid w:val="00BB2635"/>
    <w:rsid w:val="00BB549C"/>
    <w:rsid w:val="00BB5BB3"/>
    <w:rsid w:val="00BB5F8F"/>
    <w:rsid w:val="00BB7B7F"/>
    <w:rsid w:val="00BC1F49"/>
    <w:rsid w:val="00BC21F3"/>
    <w:rsid w:val="00BC3EBB"/>
    <w:rsid w:val="00BD2538"/>
    <w:rsid w:val="00BD45E1"/>
    <w:rsid w:val="00BD6D6E"/>
    <w:rsid w:val="00BE517A"/>
    <w:rsid w:val="00BF1BB6"/>
    <w:rsid w:val="00BF2122"/>
    <w:rsid w:val="00BF4EDB"/>
    <w:rsid w:val="00BF50B5"/>
    <w:rsid w:val="00BF6D3B"/>
    <w:rsid w:val="00BF730F"/>
    <w:rsid w:val="00BF73D6"/>
    <w:rsid w:val="00BF755E"/>
    <w:rsid w:val="00C00FB4"/>
    <w:rsid w:val="00C105AB"/>
    <w:rsid w:val="00C11580"/>
    <w:rsid w:val="00C12517"/>
    <w:rsid w:val="00C130D9"/>
    <w:rsid w:val="00C14E21"/>
    <w:rsid w:val="00C1627B"/>
    <w:rsid w:val="00C16EF0"/>
    <w:rsid w:val="00C222B3"/>
    <w:rsid w:val="00C2254C"/>
    <w:rsid w:val="00C23353"/>
    <w:rsid w:val="00C24FA5"/>
    <w:rsid w:val="00C2786D"/>
    <w:rsid w:val="00C304E8"/>
    <w:rsid w:val="00C30D0B"/>
    <w:rsid w:val="00C33276"/>
    <w:rsid w:val="00C33E99"/>
    <w:rsid w:val="00C3406E"/>
    <w:rsid w:val="00C3453B"/>
    <w:rsid w:val="00C34E8D"/>
    <w:rsid w:val="00C40218"/>
    <w:rsid w:val="00C4166C"/>
    <w:rsid w:val="00C4514E"/>
    <w:rsid w:val="00C4593E"/>
    <w:rsid w:val="00C50D0E"/>
    <w:rsid w:val="00C53861"/>
    <w:rsid w:val="00C60811"/>
    <w:rsid w:val="00C64070"/>
    <w:rsid w:val="00C6441A"/>
    <w:rsid w:val="00C6565D"/>
    <w:rsid w:val="00C66D1D"/>
    <w:rsid w:val="00C67EEC"/>
    <w:rsid w:val="00C73072"/>
    <w:rsid w:val="00C74C6F"/>
    <w:rsid w:val="00C75BD4"/>
    <w:rsid w:val="00C76B07"/>
    <w:rsid w:val="00C80B24"/>
    <w:rsid w:val="00C864B5"/>
    <w:rsid w:val="00C93D43"/>
    <w:rsid w:val="00C95157"/>
    <w:rsid w:val="00C97DB3"/>
    <w:rsid w:val="00CA1F66"/>
    <w:rsid w:val="00CA33C4"/>
    <w:rsid w:val="00CA3574"/>
    <w:rsid w:val="00CA39F1"/>
    <w:rsid w:val="00CA4A78"/>
    <w:rsid w:val="00CA5C3F"/>
    <w:rsid w:val="00CB00EB"/>
    <w:rsid w:val="00CB329D"/>
    <w:rsid w:val="00CB7564"/>
    <w:rsid w:val="00CC0FE2"/>
    <w:rsid w:val="00CC43A7"/>
    <w:rsid w:val="00CC7730"/>
    <w:rsid w:val="00CD1DFE"/>
    <w:rsid w:val="00CD489B"/>
    <w:rsid w:val="00CE1DD8"/>
    <w:rsid w:val="00CE2163"/>
    <w:rsid w:val="00CE58BB"/>
    <w:rsid w:val="00CE7032"/>
    <w:rsid w:val="00CF0534"/>
    <w:rsid w:val="00CF1330"/>
    <w:rsid w:val="00D00941"/>
    <w:rsid w:val="00D0292A"/>
    <w:rsid w:val="00D02ADC"/>
    <w:rsid w:val="00D06E0C"/>
    <w:rsid w:val="00D07A08"/>
    <w:rsid w:val="00D1132C"/>
    <w:rsid w:val="00D144A2"/>
    <w:rsid w:val="00D163A7"/>
    <w:rsid w:val="00D238C7"/>
    <w:rsid w:val="00D275DA"/>
    <w:rsid w:val="00D3080F"/>
    <w:rsid w:val="00D32E1E"/>
    <w:rsid w:val="00D33E07"/>
    <w:rsid w:val="00D35397"/>
    <w:rsid w:val="00D4156D"/>
    <w:rsid w:val="00D43AF0"/>
    <w:rsid w:val="00D4729C"/>
    <w:rsid w:val="00D47F40"/>
    <w:rsid w:val="00D534EF"/>
    <w:rsid w:val="00D53E06"/>
    <w:rsid w:val="00D53E07"/>
    <w:rsid w:val="00D55FAD"/>
    <w:rsid w:val="00D56A69"/>
    <w:rsid w:val="00D62E12"/>
    <w:rsid w:val="00D62FA5"/>
    <w:rsid w:val="00D63811"/>
    <w:rsid w:val="00D666A3"/>
    <w:rsid w:val="00D72C36"/>
    <w:rsid w:val="00D7332F"/>
    <w:rsid w:val="00D7539E"/>
    <w:rsid w:val="00D7663E"/>
    <w:rsid w:val="00D7666E"/>
    <w:rsid w:val="00D76CAA"/>
    <w:rsid w:val="00D80783"/>
    <w:rsid w:val="00D842F3"/>
    <w:rsid w:val="00D919B2"/>
    <w:rsid w:val="00D93C69"/>
    <w:rsid w:val="00D971BA"/>
    <w:rsid w:val="00D9798F"/>
    <w:rsid w:val="00DA14DA"/>
    <w:rsid w:val="00DA1913"/>
    <w:rsid w:val="00DA2380"/>
    <w:rsid w:val="00DA4389"/>
    <w:rsid w:val="00DA57E6"/>
    <w:rsid w:val="00DA68B7"/>
    <w:rsid w:val="00DA72D2"/>
    <w:rsid w:val="00DA7599"/>
    <w:rsid w:val="00DA77DA"/>
    <w:rsid w:val="00DB14F8"/>
    <w:rsid w:val="00DB7189"/>
    <w:rsid w:val="00DC26CE"/>
    <w:rsid w:val="00DC2FA7"/>
    <w:rsid w:val="00DC43A2"/>
    <w:rsid w:val="00DC4846"/>
    <w:rsid w:val="00DC6742"/>
    <w:rsid w:val="00DD3DF9"/>
    <w:rsid w:val="00DD5EB2"/>
    <w:rsid w:val="00DD6EC3"/>
    <w:rsid w:val="00DE0BB2"/>
    <w:rsid w:val="00DE1236"/>
    <w:rsid w:val="00DE25B6"/>
    <w:rsid w:val="00DE30D6"/>
    <w:rsid w:val="00DE332A"/>
    <w:rsid w:val="00DE345E"/>
    <w:rsid w:val="00DE4F52"/>
    <w:rsid w:val="00DE5395"/>
    <w:rsid w:val="00DE61DB"/>
    <w:rsid w:val="00DE7F86"/>
    <w:rsid w:val="00DF099C"/>
    <w:rsid w:val="00DF2756"/>
    <w:rsid w:val="00DF308F"/>
    <w:rsid w:val="00DF440B"/>
    <w:rsid w:val="00DF7341"/>
    <w:rsid w:val="00E0391D"/>
    <w:rsid w:val="00E11BCF"/>
    <w:rsid w:val="00E1215D"/>
    <w:rsid w:val="00E146A0"/>
    <w:rsid w:val="00E154AC"/>
    <w:rsid w:val="00E15FEE"/>
    <w:rsid w:val="00E17857"/>
    <w:rsid w:val="00E206A0"/>
    <w:rsid w:val="00E2297F"/>
    <w:rsid w:val="00E22A6B"/>
    <w:rsid w:val="00E23F3F"/>
    <w:rsid w:val="00E251CD"/>
    <w:rsid w:val="00E26969"/>
    <w:rsid w:val="00E34237"/>
    <w:rsid w:val="00E342FF"/>
    <w:rsid w:val="00E34CA3"/>
    <w:rsid w:val="00E35A60"/>
    <w:rsid w:val="00E3603F"/>
    <w:rsid w:val="00E3764A"/>
    <w:rsid w:val="00E41AD0"/>
    <w:rsid w:val="00E47198"/>
    <w:rsid w:val="00E477F7"/>
    <w:rsid w:val="00E4784C"/>
    <w:rsid w:val="00E506AA"/>
    <w:rsid w:val="00E5573F"/>
    <w:rsid w:val="00E649F2"/>
    <w:rsid w:val="00E65C6E"/>
    <w:rsid w:val="00E664DB"/>
    <w:rsid w:val="00E66B30"/>
    <w:rsid w:val="00E726BC"/>
    <w:rsid w:val="00E72E7E"/>
    <w:rsid w:val="00E73C1D"/>
    <w:rsid w:val="00E7561A"/>
    <w:rsid w:val="00E80657"/>
    <w:rsid w:val="00E83E36"/>
    <w:rsid w:val="00E848D1"/>
    <w:rsid w:val="00E905ED"/>
    <w:rsid w:val="00E90C6B"/>
    <w:rsid w:val="00E93156"/>
    <w:rsid w:val="00E93F2D"/>
    <w:rsid w:val="00E96211"/>
    <w:rsid w:val="00E96699"/>
    <w:rsid w:val="00E978D2"/>
    <w:rsid w:val="00EA022D"/>
    <w:rsid w:val="00EA30F3"/>
    <w:rsid w:val="00EA3680"/>
    <w:rsid w:val="00EA6796"/>
    <w:rsid w:val="00EA7F07"/>
    <w:rsid w:val="00EB22F3"/>
    <w:rsid w:val="00EB2540"/>
    <w:rsid w:val="00EB72D5"/>
    <w:rsid w:val="00EB7E10"/>
    <w:rsid w:val="00EC05EA"/>
    <w:rsid w:val="00EC0F93"/>
    <w:rsid w:val="00EC52B2"/>
    <w:rsid w:val="00ED0DAF"/>
    <w:rsid w:val="00ED163A"/>
    <w:rsid w:val="00ED1883"/>
    <w:rsid w:val="00ED68CA"/>
    <w:rsid w:val="00ED6F25"/>
    <w:rsid w:val="00EE0CF8"/>
    <w:rsid w:val="00EE394E"/>
    <w:rsid w:val="00EE5E5C"/>
    <w:rsid w:val="00EE6864"/>
    <w:rsid w:val="00EF01F5"/>
    <w:rsid w:val="00EF0885"/>
    <w:rsid w:val="00EF51DD"/>
    <w:rsid w:val="00F006FD"/>
    <w:rsid w:val="00F00E62"/>
    <w:rsid w:val="00F01A85"/>
    <w:rsid w:val="00F056BB"/>
    <w:rsid w:val="00F06D00"/>
    <w:rsid w:val="00F07549"/>
    <w:rsid w:val="00F12B5C"/>
    <w:rsid w:val="00F13453"/>
    <w:rsid w:val="00F20777"/>
    <w:rsid w:val="00F253E8"/>
    <w:rsid w:val="00F27607"/>
    <w:rsid w:val="00F31C6C"/>
    <w:rsid w:val="00F4674A"/>
    <w:rsid w:val="00F50A53"/>
    <w:rsid w:val="00F51182"/>
    <w:rsid w:val="00F514D4"/>
    <w:rsid w:val="00F53AB8"/>
    <w:rsid w:val="00F5712E"/>
    <w:rsid w:val="00F6090E"/>
    <w:rsid w:val="00F60FE2"/>
    <w:rsid w:val="00F64F3F"/>
    <w:rsid w:val="00F67418"/>
    <w:rsid w:val="00F707F7"/>
    <w:rsid w:val="00F712CE"/>
    <w:rsid w:val="00F71B9C"/>
    <w:rsid w:val="00F74B1C"/>
    <w:rsid w:val="00F81AD9"/>
    <w:rsid w:val="00F83270"/>
    <w:rsid w:val="00F838BE"/>
    <w:rsid w:val="00F9533F"/>
    <w:rsid w:val="00F965E1"/>
    <w:rsid w:val="00F96882"/>
    <w:rsid w:val="00F97605"/>
    <w:rsid w:val="00F97C21"/>
    <w:rsid w:val="00FA3274"/>
    <w:rsid w:val="00FA43F8"/>
    <w:rsid w:val="00FA470B"/>
    <w:rsid w:val="00FB10C9"/>
    <w:rsid w:val="00FB1717"/>
    <w:rsid w:val="00FB20DA"/>
    <w:rsid w:val="00FB2391"/>
    <w:rsid w:val="00FB372F"/>
    <w:rsid w:val="00FB65EA"/>
    <w:rsid w:val="00FB6A8D"/>
    <w:rsid w:val="00FB755C"/>
    <w:rsid w:val="00FB7A40"/>
    <w:rsid w:val="00FB7F87"/>
    <w:rsid w:val="00FC409E"/>
    <w:rsid w:val="00FC40CA"/>
    <w:rsid w:val="00FD1F50"/>
    <w:rsid w:val="00FD40C9"/>
    <w:rsid w:val="00FE19BD"/>
    <w:rsid w:val="00FF2F09"/>
    <w:rsid w:val="00FF3ED9"/>
    <w:rsid w:val="00FF621C"/>
    <w:rsid w:val="00FF6E4D"/>
    <w:rsid w:val="00FF740D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  <w:doNotAutoCompressPictures/>
  <w14:defaultImageDpi w14:val="300"/>
  <w15:docId w15:val="{0E66B4E3-1B6C-4E0F-8E47-397D7D758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 w:qFormat="1"/>
    <w:lsdException w:name="Colorful Grid" w:qFormat="1"/>
    <w:lsdException w:name="Light Shading Accent 1" w:qFormat="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 w:qFormat="1"/>
    <w:lsdException w:name="Medium List 2 Accent 6" w:qFormat="1"/>
    <w:lsdException w:name="Medium Grid 1 Accent 6" w:qFormat="1"/>
    <w:lsdException w:name="Medium Grid 2 Accent 6" w:qFormat="1"/>
    <w:lsdException w:name="Medium Grid 3 Accent 6" w:qFormat="1"/>
    <w:lsdException w:name="Dark List Accent 6"/>
    <w:lsdException w:name="Colorful Shading Accent 6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4685"/>
    <w:pPr>
      <w:ind w:firstLine="288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64685"/>
    <w:pPr>
      <w:keepNext/>
      <w:spacing w:after="60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/>
      <w:b/>
      <w:sz w:val="32"/>
    </w:rPr>
  </w:style>
  <w:style w:type="paragraph" w:styleId="BodyText">
    <w:name w:val="Body Text"/>
    <w:basedOn w:val="Normal"/>
    <w:rsid w:val="00664685"/>
    <w:pPr>
      <w:spacing w:after="120"/>
    </w:pPr>
  </w:style>
  <w:style w:type="paragraph" w:styleId="BodyTextIndent">
    <w:name w:val="Body Text Indent"/>
    <w:basedOn w:val="Normal"/>
    <w:rsid w:val="00664685"/>
    <w:pPr>
      <w:tabs>
        <w:tab w:val="left" w:pos="216"/>
      </w:tabs>
    </w:p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rsid w:val="00664685"/>
    <w:pPr>
      <w:tabs>
        <w:tab w:val="center" w:pos="4320"/>
        <w:tab w:val="right" w:pos="8640"/>
      </w:tabs>
    </w:pPr>
  </w:style>
  <w:style w:type="paragraph" w:customStyle="1" w:styleId="uTASTextBody">
    <w:name w:val="uTAS Text Body"/>
    <w:basedOn w:val="Normal"/>
    <w:qFormat/>
    <w:rsid w:val="00925E6F"/>
    <w:pPr>
      <w:suppressAutoHyphens/>
      <w:ind w:firstLine="360"/>
    </w:pPr>
    <w:rPr>
      <w:sz w:val="22"/>
    </w:rPr>
  </w:style>
  <w:style w:type="paragraph" w:customStyle="1" w:styleId="uTASPaperTitle">
    <w:name w:val="uTAS Paper Title"/>
    <w:basedOn w:val="Normal"/>
    <w:qFormat/>
    <w:rsid w:val="00664685"/>
    <w:pPr>
      <w:jc w:val="center"/>
    </w:pPr>
    <w:rPr>
      <w:b/>
      <w:sz w:val="28"/>
    </w:rPr>
  </w:style>
  <w:style w:type="paragraph" w:customStyle="1" w:styleId="uTASAuthors">
    <w:name w:val="uTAS Authors"/>
    <w:basedOn w:val="Normal"/>
    <w:qFormat/>
    <w:rsid w:val="00664685"/>
    <w:pPr>
      <w:jc w:val="center"/>
    </w:pPr>
    <w:rPr>
      <w:b/>
      <w:sz w:val="22"/>
    </w:rPr>
  </w:style>
  <w:style w:type="paragraph" w:customStyle="1" w:styleId="uTASAffiliations">
    <w:name w:val="uTAS Affiliations"/>
    <w:basedOn w:val="Normal"/>
    <w:qFormat/>
    <w:rsid w:val="004761F6"/>
    <w:pPr>
      <w:jc w:val="center"/>
    </w:pPr>
    <w:rPr>
      <w:i/>
      <w:sz w:val="24"/>
    </w:rPr>
  </w:style>
  <w:style w:type="paragraph" w:customStyle="1" w:styleId="uTASHeaders">
    <w:name w:val="uTAS Headers"/>
    <w:basedOn w:val="Normal"/>
    <w:qFormat/>
    <w:rsid w:val="00664685"/>
    <w:pPr>
      <w:ind w:firstLine="0"/>
    </w:pPr>
    <w:rPr>
      <w:b/>
    </w:rPr>
  </w:style>
  <w:style w:type="paragraph" w:customStyle="1" w:styleId="uTASEquation">
    <w:name w:val="uTAS Equation"/>
    <w:basedOn w:val="Normal"/>
    <w:autoRedefine/>
    <w:rsid w:val="0033055D"/>
    <w:pPr>
      <w:tabs>
        <w:tab w:val="left" w:pos="2700"/>
        <w:tab w:val="right" w:pos="8820"/>
      </w:tabs>
      <w:ind w:firstLine="0"/>
    </w:pPr>
  </w:style>
  <w:style w:type="paragraph" w:customStyle="1" w:styleId="uTASReferences">
    <w:name w:val="uTAS References"/>
    <w:basedOn w:val="Normal"/>
    <w:qFormat/>
    <w:rsid w:val="00664685"/>
    <w:pPr>
      <w:tabs>
        <w:tab w:val="left" w:pos="432"/>
      </w:tabs>
      <w:ind w:left="432" w:hanging="432"/>
    </w:pPr>
  </w:style>
  <w:style w:type="paragraph" w:customStyle="1" w:styleId="uTASKeywords">
    <w:name w:val="uTAS Keywords"/>
    <w:basedOn w:val="Normal"/>
    <w:qFormat/>
    <w:rsid w:val="00664685"/>
  </w:style>
  <w:style w:type="paragraph" w:customStyle="1" w:styleId="uTASTableHeading">
    <w:name w:val="uTAS Table Heading"/>
    <w:basedOn w:val="Normal"/>
    <w:qFormat/>
    <w:rsid w:val="00664685"/>
    <w:pPr>
      <w:spacing w:after="160"/>
      <w:jc w:val="center"/>
    </w:pPr>
    <w:rPr>
      <w:i/>
    </w:rPr>
  </w:style>
  <w:style w:type="paragraph" w:customStyle="1" w:styleId="uTASFigureHeading">
    <w:name w:val="uTAS Figure Heading"/>
    <w:basedOn w:val="Normal"/>
    <w:qFormat/>
    <w:rsid w:val="00925E6F"/>
    <w:pPr>
      <w:spacing w:before="60"/>
      <w:jc w:val="left"/>
    </w:pPr>
    <w:rPr>
      <w:i/>
    </w:rPr>
  </w:style>
  <w:style w:type="paragraph" w:styleId="Footer">
    <w:name w:val="footer"/>
    <w:basedOn w:val="Normal"/>
    <w:rsid w:val="00B7139D"/>
    <w:pPr>
      <w:tabs>
        <w:tab w:val="right" w:pos="6826"/>
      </w:tabs>
      <w:ind w:firstLine="0"/>
    </w:pPr>
    <w:rPr>
      <w:rFonts w:ascii="Arial" w:hAnsi="Arial"/>
      <w:sz w:val="12"/>
    </w:rPr>
  </w:style>
  <w:style w:type="character" w:styleId="PageNumber">
    <w:name w:val="page number"/>
    <w:rsid w:val="00CD4589"/>
    <w:rPr>
      <w:rFonts w:ascii="Arial" w:hAnsi="Arial"/>
      <w:sz w:val="18"/>
    </w:rPr>
  </w:style>
  <w:style w:type="paragraph" w:customStyle="1" w:styleId="MEMSTextbody">
    <w:name w:val="MEMS Text body"/>
    <w:basedOn w:val="Normal"/>
    <w:rsid w:val="00664685"/>
    <w:pPr>
      <w:widowControl w:val="0"/>
      <w:autoSpaceDE w:val="0"/>
      <w:autoSpaceDN w:val="0"/>
      <w:adjustRightInd w:val="0"/>
      <w:ind w:firstLine="360"/>
    </w:pPr>
  </w:style>
  <w:style w:type="character" w:styleId="FollowedHyperlink">
    <w:name w:val="FollowedHyperlink"/>
    <w:rsid w:val="00B725C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063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6393C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336F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15FBB"/>
    <w:rPr>
      <w:b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20777"/>
    <w:rPr>
      <w:color w:val="605E5C"/>
      <w:shd w:val="clear" w:color="auto" w:fill="E1DFDD"/>
    </w:rPr>
  </w:style>
  <w:style w:type="paragraph" w:customStyle="1" w:styleId="pf0">
    <w:name w:val="pf0"/>
    <w:basedOn w:val="Normal"/>
    <w:rsid w:val="00B64D91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customStyle="1" w:styleId="cf01">
    <w:name w:val="cf01"/>
    <w:basedOn w:val="DefaultParagraphFont"/>
    <w:rsid w:val="00B64D91"/>
    <w:rPr>
      <w:rFonts w:ascii="Calibri" w:hAnsi="Calibri" w:cs="Calibri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12" Type="http://schemas.microsoft.com/office/2011/relationships/people" Target="people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url.avanan.click/v2/___https://arxiv.org/pdf/1905.11946___.YXAzOmZsb3JpZGFzb3V0aGVybmNvbGxlZ2U6YTpvOjkxOGY4YTI2Y2M3OGQ3Yzg4YjI5ODA3YWUxN2RhNmJkOjY6OWFkNjpjNTVjYmQwNDk1NmQ3OWNlMWQyMzc1OTEzYjg0MDhmOGM4OGFlZTJkNWFjOWQ1YjU0OTgxYjEyMTU3OTc0NTU0OnA6VA" TargetMode="External" /><Relationship Id="rId6" Type="http://schemas.openxmlformats.org/officeDocument/2006/relationships/image" Target="media/image1.png" /><Relationship Id="rId7" Type="http://schemas.openxmlformats.org/officeDocument/2006/relationships/hyperlink" Target="mailto:walter.lee@duke.edu" TargetMode="External" /><Relationship Id="rId8" Type="http://schemas.openxmlformats.org/officeDocument/2006/relationships/hyperlink" Target="mailto:hngo@flsouthern.edu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ECE17-5D74-4279-8C82-F473A274CC8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4357c0b-f270-431e-883f-225d60aca377}" enabled="0" method="" siteId="{34357c0b-f270-431e-883f-225d60aca37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 Ngo</dc:creator>
  <cp:lastModifiedBy>Hoan</cp:lastModifiedBy>
  <cp:revision>203</cp:revision>
  <cp:lastPrinted>2022-05-26T22:44:00Z</cp:lastPrinted>
  <dcterms:created xsi:type="dcterms:W3CDTF">2024-05-13T21:37:00Z</dcterms:created>
  <dcterms:modified xsi:type="dcterms:W3CDTF">2024-05-14T02:29:00Z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Citation Style_1">
    <vt:lpwstr>http://www.zotero.org/styles/ieee</vt:lpwstr>
  </property>
  <property fmtid="{D5CDD505-2E9C-101B-9397-08002B2CF9AE}" pid="3" name="Mendeley Document_1">
    <vt:lpwstr>True</vt:lpwstr>
  </property>
  <property fmtid="{D5CDD505-2E9C-101B-9397-08002B2CF9AE}" pid="4" name="Mendeley Recent Style Id 0_1">
    <vt:lpwstr>http://www.zotero.org/styles/acs-nano</vt:lpwstr>
  </property>
  <property fmtid="{D5CDD505-2E9C-101B-9397-08002B2CF9AE}" pid="5" name="Mendeley Recent Style Id 1_1">
    <vt:lpwstr>http://www.zotero.org/styles/american-medical-association</vt:lpwstr>
  </property>
  <property fmtid="{D5CDD505-2E9C-101B-9397-08002B2CF9AE}" pid="6" name="Mendeley Recent Style Id 2_1">
    <vt:lpwstr>http://www.zotero.org/styles/american-political-science-association</vt:lpwstr>
  </property>
  <property fmtid="{D5CDD505-2E9C-101B-9397-08002B2CF9AE}" pid="7" name="Mendeley Recent Style Id 3_1">
    <vt:lpwstr>http://www.zotero.org/styles/apa</vt:lpwstr>
  </property>
  <property fmtid="{D5CDD505-2E9C-101B-9397-08002B2CF9AE}" pid="8" name="Mendeley Recent Style Id 4_1">
    <vt:lpwstr>http://www.zotero.org/styles/chicago-author-date</vt:lpwstr>
  </property>
  <property fmtid="{D5CDD505-2E9C-101B-9397-08002B2CF9AE}" pid="9" name="Mendeley Recent Style Id 5_1">
    <vt:lpwstr>http://www.zotero.org/styles/harvard-cite-them-right</vt:lpwstr>
  </property>
  <property fmtid="{D5CDD505-2E9C-101B-9397-08002B2CF9AE}" pid="10" name="Mendeley Recent Style Id 6_1">
    <vt:lpwstr>http://www.zotero.org/styles/ieee</vt:lpwstr>
  </property>
  <property fmtid="{D5CDD505-2E9C-101B-9397-08002B2CF9AE}" pid="11" name="Mendeley Recent Style Id 7_1">
    <vt:lpwstr>http://www.zotero.org/styles/modern-humanities-research-association</vt:lpwstr>
  </property>
  <property fmtid="{D5CDD505-2E9C-101B-9397-08002B2CF9AE}" pid="12" name="Mendeley Recent Style Id 8_1">
    <vt:lpwstr>http://www.zotero.org/styles/modern-language-association</vt:lpwstr>
  </property>
  <property fmtid="{D5CDD505-2E9C-101B-9397-08002B2CF9AE}" pid="13" name="Mendeley Recent Style Id 9_1">
    <vt:lpwstr>http://www.zotero.org/styles/nature</vt:lpwstr>
  </property>
  <property fmtid="{D5CDD505-2E9C-101B-9397-08002B2CF9AE}" pid="14" name="Mendeley Recent Style Name 0_1">
    <vt:lpwstr>ACS Nano</vt:lpwstr>
  </property>
  <property fmtid="{D5CDD505-2E9C-101B-9397-08002B2CF9AE}" pid="15" name="Mendeley Recent Style Name 1_1">
    <vt:lpwstr>American Medical Association</vt:lpwstr>
  </property>
  <property fmtid="{D5CDD505-2E9C-101B-9397-08002B2CF9AE}" pid="16" name="Mendeley Recent Style Name 2_1">
    <vt:lpwstr>American Political Science Association</vt:lpwstr>
  </property>
  <property fmtid="{D5CDD505-2E9C-101B-9397-08002B2CF9AE}" pid="17" name="Mendeley Recent Style Name 3_1">
    <vt:lpwstr>American Psychological Association 6th edition</vt:lpwstr>
  </property>
  <property fmtid="{D5CDD505-2E9C-101B-9397-08002B2CF9AE}" pid="18" name="Mendeley Recent Style Name 4_1">
    <vt:lpwstr>Chicago Manual of Style 17th edition (author-date)</vt:lpwstr>
  </property>
  <property fmtid="{D5CDD505-2E9C-101B-9397-08002B2CF9AE}" pid="19" name="Mendeley Recent Style Name 5_1">
    <vt:lpwstr>Cite Them Right 10th edition - Harvard</vt:lpwstr>
  </property>
  <property fmtid="{D5CDD505-2E9C-101B-9397-08002B2CF9AE}" pid="20" name="Mendeley Recent Style Name 6_1">
    <vt:lpwstr>IEEE</vt:lpwstr>
  </property>
  <property fmtid="{D5CDD505-2E9C-101B-9397-08002B2CF9AE}" pid="21" name="Mendeley Recent Style Name 7_1">
    <vt:lpwstr>Modern Humanities Research Association 3rd edition (note with bibliography)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Name 9_1">
    <vt:lpwstr>Nature</vt:lpwstr>
  </property>
  <property fmtid="{D5CDD505-2E9C-101B-9397-08002B2CF9AE}" pid="24" name="Mendeley Unique User Id_1">
    <vt:lpwstr>b17c2b0a-b9c8-3b33-bbc9-497dd7d467f2</vt:lpwstr>
  </property>
</Properties>
</file>